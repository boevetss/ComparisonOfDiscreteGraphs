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FD62C" w14:textId="77777777" w:rsidR="00171BAB" w:rsidRDefault="001F372A">
      <w:pPr>
        <w:spacing w:line="240" w:lineRule="auto"/>
        <w:jc w:val="center"/>
        <w:rPr>
          <w:b/>
        </w:rPr>
      </w:pPr>
      <w:r>
        <w:rPr>
          <w:b/>
        </w:rPr>
        <w:t xml:space="preserve">«Санкт-Петербургский государственный электротехнический университет «ЛЭТИ» им. </w:t>
      </w:r>
      <w:proofErr w:type="spellStart"/>
      <w:r>
        <w:rPr>
          <w:b/>
        </w:rPr>
        <w:t>В.И.Ульянова</w:t>
      </w:r>
      <w:proofErr w:type="spellEnd"/>
      <w:r>
        <w:rPr>
          <w:b/>
        </w:rPr>
        <w:t xml:space="preserve"> (Ленина)»</w:t>
      </w:r>
    </w:p>
    <w:p w14:paraId="37481A78" w14:textId="77777777" w:rsidR="00171BAB" w:rsidRDefault="001F372A">
      <w:pPr>
        <w:spacing w:line="240" w:lineRule="auto"/>
        <w:jc w:val="center"/>
        <w:rPr>
          <w:b/>
        </w:rPr>
      </w:pPr>
      <w:r>
        <w:rPr>
          <w:b/>
        </w:rPr>
        <w:t>(</w:t>
      </w:r>
      <w:proofErr w:type="spellStart"/>
      <w:r>
        <w:rPr>
          <w:b/>
        </w:rPr>
        <w:t>СПбГЭТУ</w:t>
      </w:r>
      <w:proofErr w:type="spellEnd"/>
      <w:r>
        <w:rPr>
          <w:b/>
        </w:rPr>
        <w:t xml:space="preserve"> “ЛЭТИ”)</w:t>
      </w:r>
    </w:p>
    <w:p w14:paraId="642C482E" w14:textId="77777777" w:rsidR="00171BAB" w:rsidRDefault="00171BAB">
      <w:pPr>
        <w:spacing w:line="240" w:lineRule="auto"/>
        <w:jc w:val="center"/>
        <w:rPr>
          <w:b/>
        </w:rPr>
      </w:pPr>
    </w:p>
    <w:p w14:paraId="11D9FDB5" w14:textId="77777777" w:rsidR="00171BAB" w:rsidRDefault="00171BAB">
      <w:pPr>
        <w:spacing w:line="240" w:lineRule="auto"/>
        <w:jc w:val="center"/>
        <w:rPr>
          <w:b/>
        </w:rPr>
      </w:pPr>
    </w:p>
    <w:tbl>
      <w:tblPr>
        <w:tblStyle w:val="a5"/>
        <w:tblW w:w="93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940"/>
        <w:gridCol w:w="6360"/>
      </w:tblGrid>
      <w:tr w:rsidR="00171BAB" w14:paraId="08E0B32A" w14:textId="77777777">
        <w:trPr>
          <w:jc w:val="center"/>
        </w:trPr>
        <w:tc>
          <w:tcPr>
            <w:tcW w:w="2940" w:type="dxa"/>
            <w:shd w:val="clear" w:color="auto" w:fill="auto"/>
            <w:tcMar>
              <w:top w:w="100" w:type="dxa"/>
              <w:left w:w="100" w:type="dxa"/>
              <w:bottom w:w="100" w:type="dxa"/>
              <w:right w:w="100" w:type="dxa"/>
            </w:tcMar>
          </w:tcPr>
          <w:p w14:paraId="72E6B8EE" w14:textId="77777777" w:rsidR="00171BAB" w:rsidRDefault="001F372A">
            <w:pPr>
              <w:widowControl w:val="0"/>
              <w:pBdr>
                <w:top w:val="nil"/>
                <w:left w:val="nil"/>
                <w:bottom w:val="nil"/>
                <w:right w:val="nil"/>
                <w:between w:val="nil"/>
              </w:pBdr>
              <w:spacing w:line="240" w:lineRule="auto"/>
              <w:ind w:firstLine="0"/>
              <w:jc w:val="left"/>
              <w:rPr>
                <w:b/>
              </w:rPr>
            </w:pPr>
            <w:r>
              <w:rPr>
                <w:b/>
              </w:rPr>
              <w:t>Направление</w:t>
            </w:r>
          </w:p>
        </w:tc>
        <w:tc>
          <w:tcPr>
            <w:tcW w:w="6360" w:type="dxa"/>
            <w:shd w:val="clear" w:color="auto" w:fill="auto"/>
            <w:tcMar>
              <w:top w:w="100" w:type="dxa"/>
              <w:left w:w="100" w:type="dxa"/>
              <w:bottom w:w="100" w:type="dxa"/>
              <w:right w:w="100" w:type="dxa"/>
            </w:tcMar>
          </w:tcPr>
          <w:p w14:paraId="18517ACC" w14:textId="77777777" w:rsidR="00171BAB" w:rsidRDefault="001F372A">
            <w:pPr>
              <w:widowControl w:val="0"/>
              <w:pBdr>
                <w:top w:val="nil"/>
                <w:left w:val="nil"/>
                <w:bottom w:val="nil"/>
                <w:right w:val="nil"/>
                <w:between w:val="nil"/>
              </w:pBdr>
              <w:spacing w:line="240" w:lineRule="auto"/>
              <w:ind w:firstLine="0"/>
              <w:jc w:val="left"/>
            </w:pPr>
            <w:r>
              <w:t>09.04.01 Информатика и вычислительная техника</w:t>
            </w:r>
          </w:p>
        </w:tc>
      </w:tr>
      <w:tr w:rsidR="00171BAB" w14:paraId="2F52AC26" w14:textId="77777777">
        <w:trPr>
          <w:jc w:val="center"/>
        </w:trPr>
        <w:tc>
          <w:tcPr>
            <w:tcW w:w="2940" w:type="dxa"/>
            <w:shd w:val="clear" w:color="auto" w:fill="auto"/>
            <w:tcMar>
              <w:top w:w="100" w:type="dxa"/>
              <w:left w:w="100" w:type="dxa"/>
              <w:bottom w:w="100" w:type="dxa"/>
              <w:right w:w="100" w:type="dxa"/>
            </w:tcMar>
          </w:tcPr>
          <w:p w14:paraId="2F45F793" w14:textId="77777777" w:rsidR="00171BAB" w:rsidRDefault="001F372A">
            <w:pPr>
              <w:widowControl w:val="0"/>
              <w:pBdr>
                <w:top w:val="nil"/>
                <w:left w:val="nil"/>
                <w:bottom w:val="nil"/>
                <w:right w:val="nil"/>
                <w:between w:val="nil"/>
              </w:pBdr>
              <w:spacing w:line="240" w:lineRule="auto"/>
              <w:ind w:firstLine="0"/>
              <w:jc w:val="left"/>
              <w:rPr>
                <w:b/>
              </w:rPr>
            </w:pPr>
            <w:r>
              <w:rPr>
                <w:b/>
              </w:rPr>
              <w:t>Программа</w:t>
            </w:r>
          </w:p>
        </w:tc>
        <w:tc>
          <w:tcPr>
            <w:tcW w:w="6360" w:type="dxa"/>
            <w:shd w:val="clear" w:color="auto" w:fill="auto"/>
            <w:tcMar>
              <w:top w:w="100" w:type="dxa"/>
              <w:left w:w="100" w:type="dxa"/>
              <w:bottom w:w="100" w:type="dxa"/>
              <w:right w:w="100" w:type="dxa"/>
            </w:tcMar>
          </w:tcPr>
          <w:p w14:paraId="2A37876A" w14:textId="77777777" w:rsidR="00171BAB" w:rsidRDefault="001F372A">
            <w:pPr>
              <w:widowControl w:val="0"/>
              <w:pBdr>
                <w:top w:val="nil"/>
                <w:left w:val="nil"/>
                <w:bottom w:val="nil"/>
                <w:right w:val="nil"/>
                <w:between w:val="nil"/>
              </w:pBdr>
              <w:spacing w:line="240" w:lineRule="auto"/>
              <w:ind w:firstLine="0"/>
              <w:jc w:val="left"/>
            </w:pPr>
            <w:r>
              <w:t>Программное обеспечение информационных и вычислительных систем</w:t>
            </w:r>
          </w:p>
        </w:tc>
      </w:tr>
      <w:tr w:rsidR="00171BAB" w14:paraId="3BADEEBC" w14:textId="77777777">
        <w:trPr>
          <w:jc w:val="center"/>
        </w:trPr>
        <w:tc>
          <w:tcPr>
            <w:tcW w:w="2940" w:type="dxa"/>
            <w:shd w:val="clear" w:color="auto" w:fill="auto"/>
            <w:tcMar>
              <w:top w:w="100" w:type="dxa"/>
              <w:left w:w="100" w:type="dxa"/>
              <w:bottom w:w="100" w:type="dxa"/>
              <w:right w:w="100" w:type="dxa"/>
            </w:tcMar>
          </w:tcPr>
          <w:p w14:paraId="11A301F4" w14:textId="77777777" w:rsidR="00171BAB" w:rsidRDefault="001F372A">
            <w:pPr>
              <w:widowControl w:val="0"/>
              <w:pBdr>
                <w:top w:val="nil"/>
                <w:left w:val="nil"/>
                <w:bottom w:val="nil"/>
                <w:right w:val="nil"/>
                <w:between w:val="nil"/>
              </w:pBdr>
              <w:spacing w:line="240" w:lineRule="auto"/>
              <w:ind w:firstLine="0"/>
              <w:jc w:val="left"/>
              <w:rPr>
                <w:b/>
              </w:rPr>
            </w:pPr>
            <w:r>
              <w:rPr>
                <w:b/>
              </w:rPr>
              <w:t>Факультет</w:t>
            </w:r>
          </w:p>
        </w:tc>
        <w:tc>
          <w:tcPr>
            <w:tcW w:w="6360" w:type="dxa"/>
            <w:shd w:val="clear" w:color="auto" w:fill="auto"/>
            <w:tcMar>
              <w:top w:w="100" w:type="dxa"/>
              <w:left w:w="100" w:type="dxa"/>
              <w:bottom w:w="100" w:type="dxa"/>
              <w:right w:w="100" w:type="dxa"/>
            </w:tcMar>
          </w:tcPr>
          <w:p w14:paraId="358EA071" w14:textId="77777777" w:rsidR="00171BAB" w:rsidRDefault="001F372A">
            <w:pPr>
              <w:widowControl w:val="0"/>
              <w:pBdr>
                <w:top w:val="nil"/>
                <w:left w:val="nil"/>
                <w:bottom w:val="nil"/>
                <w:right w:val="nil"/>
                <w:between w:val="nil"/>
              </w:pBdr>
              <w:spacing w:line="240" w:lineRule="auto"/>
              <w:ind w:firstLine="0"/>
              <w:jc w:val="left"/>
            </w:pPr>
            <w:r>
              <w:t>ФКТИ</w:t>
            </w:r>
          </w:p>
        </w:tc>
      </w:tr>
      <w:tr w:rsidR="00171BAB" w14:paraId="03B157E0" w14:textId="77777777">
        <w:trPr>
          <w:jc w:val="center"/>
        </w:trPr>
        <w:tc>
          <w:tcPr>
            <w:tcW w:w="2940" w:type="dxa"/>
            <w:shd w:val="clear" w:color="auto" w:fill="auto"/>
            <w:tcMar>
              <w:top w:w="100" w:type="dxa"/>
              <w:left w:w="100" w:type="dxa"/>
              <w:bottom w:w="100" w:type="dxa"/>
              <w:right w:w="100" w:type="dxa"/>
            </w:tcMar>
          </w:tcPr>
          <w:p w14:paraId="1AAC7A6A" w14:textId="77777777" w:rsidR="00171BAB" w:rsidRDefault="001F372A">
            <w:pPr>
              <w:widowControl w:val="0"/>
              <w:pBdr>
                <w:top w:val="nil"/>
                <w:left w:val="nil"/>
                <w:bottom w:val="nil"/>
                <w:right w:val="nil"/>
                <w:between w:val="nil"/>
              </w:pBdr>
              <w:spacing w:line="240" w:lineRule="auto"/>
              <w:ind w:firstLine="0"/>
              <w:jc w:val="left"/>
              <w:rPr>
                <w:b/>
              </w:rPr>
            </w:pPr>
            <w:r>
              <w:rPr>
                <w:b/>
              </w:rPr>
              <w:t>Кафедра</w:t>
            </w:r>
          </w:p>
        </w:tc>
        <w:tc>
          <w:tcPr>
            <w:tcW w:w="6360" w:type="dxa"/>
            <w:shd w:val="clear" w:color="auto" w:fill="auto"/>
            <w:tcMar>
              <w:top w:w="100" w:type="dxa"/>
              <w:left w:w="100" w:type="dxa"/>
              <w:bottom w:w="100" w:type="dxa"/>
              <w:right w:w="100" w:type="dxa"/>
            </w:tcMar>
          </w:tcPr>
          <w:p w14:paraId="65E0FF5C" w14:textId="77777777" w:rsidR="00171BAB" w:rsidRDefault="001F372A">
            <w:pPr>
              <w:widowControl w:val="0"/>
              <w:pBdr>
                <w:top w:val="nil"/>
                <w:left w:val="nil"/>
                <w:bottom w:val="nil"/>
                <w:right w:val="nil"/>
                <w:between w:val="nil"/>
              </w:pBdr>
              <w:spacing w:line="240" w:lineRule="auto"/>
              <w:ind w:firstLine="0"/>
              <w:jc w:val="left"/>
            </w:pPr>
            <w:r>
              <w:t>ВТ</w:t>
            </w:r>
          </w:p>
        </w:tc>
      </w:tr>
      <w:tr w:rsidR="00171BAB" w14:paraId="7BCE928E" w14:textId="77777777">
        <w:trPr>
          <w:jc w:val="center"/>
        </w:trPr>
        <w:tc>
          <w:tcPr>
            <w:tcW w:w="2940" w:type="dxa"/>
            <w:shd w:val="clear" w:color="auto" w:fill="auto"/>
            <w:tcMar>
              <w:top w:w="100" w:type="dxa"/>
              <w:left w:w="100" w:type="dxa"/>
              <w:bottom w:w="100" w:type="dxa"/>
              <w:right w:w="100" w:type="dxa"/>
            </w:tcMar>
          </w:tcPr>
          <w:p w14:paraId="4584CB9F" w14:textId="77777777" w:rsidR="00171BAB" w:rsidRDefault="001F372A">
            <w:pPr>
              <w:widowControl w:val="0"/>
              <w:pBdr>
                <w:top w:val="nil"/>
                <w:left w:val="nil"/>
                <w:bottom w:val="nil"/>
                <w:right w:val="nil"/>
                <w:between w:val="nil"/>
              </w:pBdr>
              <w:spacing w:line="240" w:lineRule="auto"/>
              <w:ind w:firstLine="0"/>
              <w:jc w:val="left"/>
              <w:rPr>
                <w:i/>
              </w:rPr>
            </w:pPr>
            <w:r>
              <w:rPr>
                <w:i/>
              </w:rPr>
              <w:t>К защите допустить</w:t>
            </w:r>
          </w:p>
        </w:tc>
        <w:tc>
          <w:tcPr>
            <w:tcW w:w="6360" w:type="dxa"/>
            <w:shd w:val="clear" w:color="auto" w:fill="auto"/>
            <w:tcMar>
              <w:top w:w="100" w:type="dxa"/>
              <w:left w:w="100" w:type="dxa"/>
              <w:bottom w:w="100" w:type="dxa"/>
              <w:right w:w="100" w:type="dxa"/>
            </w:tcMar>
          </w:tcPr>
          <w:p w14:paraId="128462CA" w14:textId="77777777" w:rsidR="00171BAB" w:rsidRDefault="00171BAB">
            <w:pPr>
              <w:widowControl w:val="0"/>
              <w:pBdr>
                <w:top w:val="nil"/>
                <w:left w:val="nil"/>
                <w:bottom w:val="nil"/>
                <w:right w:val="nil"/>
                <w:between w:val="nil"/>
              </w:pBdr>
              <w:spacing w:line="240" w:lineRule="auto"/>
              <w:ind w:firstLine="0"/>
              <w:jc w:val="left"/>
            </w:pPr>
          </w:p>
        </w:tc>
      </w:tr>
      <w:tr w:rsidR="00171BAB" w14:paraId="721A78D3" w14:textId="77777777">
        <w:trPr>
          <w:jc w:val="center"/>
        </w:trPr>
        <w:tc>
          <w:tcPr>
            <w:tcW w:w="2940" w:type="dxa"/>
            <w:shd w:val="clear" w:color="auto" w:fill="auto"/>
            <w:tcMar>
              <w:top w:w="100" w:type="dxa"/>
              <w:left w:w="100" w:type="dxa"/>
              <w:bottom w:w="100" w:type="dxa"/>
              <w:right w:w="100" w:type="dxa"/>
            </w:tcMar>
          </w:tcPr>
          <w:p w14:paraId="3ED9541D" w14:textId="77777777" w:rsidR="00171BAB" w:rsidRDefault="001F372A">
            <w:pPr>
              <w:widowControl w:val="0"/>
              <w:pBdr>
                <w:top w:val="nil"/>
                <w:left w:val="nil"/>
                <w:bottom w:val="nil"/>
                <w:right w:val="nil"/>
                <w:between w:val="nil"/>
              </w:pBdr>
              <w:spacing w:line="240" w:lineRule="auto"/>
              <w:ind w:firstLine="0"/>
              <w:jc w:val="left"/>
            </w:pPr>
            <w:r>
              <w:t>Зав. кафедрой</w:t>
            </w:r>
          </w:p>
        </w:tc>
        <w:tc>
          <w:tcPr>
            <w:tcW w:w="6360" w:type="dxa"/>
            <w:shd w:val="clear" w:color="auto" w:fill="auto"/>
            <w:tcMar>
              <w:top w:w="100" w:type="dxa"/>
              <w:left w:w="100" w:type="dxa"/>
              <w:bottom w:w="100" w:type="dxa"/>
              <w:right w:w="100" w:type="dxa"/>
            </w:tcMar>
          </w:tcPr>
          <w:p w14:paraId="327CA032" w14:textId="77777777" w:rsidR="00171BAB" w:rsidRDefault="001F372A">
            <w:pPr>
              <w:widowControl w:val="0"/>
              <w:pBdr>
                <w:top w:val="nil"/>
                <w:left w:val="nil"/>
                <w:bottom w:val="nil"/>
                <w:right w:val="nil"/>
                <w:between w:val="nil"/>
              </w:pBdr>
              <w:spacing w:line="240" w:lineRule="auto"/>
              <w:ind w:firstLine="0"/>
              <w:jc w:val="right"/>
            </w:pPr>
            <w:r>
              <w:t>Куприянов М. С.</w:t>
            </w:r>
          </w:p>
        </w:tc>
      </w:tr>
    </w:tbl>
    <w:p w14:paraId="7C9A2E9C" w14:textId="77777777" w:rsidR="00171BAB" w:rsidRDefault="00171BAB">
      <w:pPr>
        <w:spacing w:line="240" w:lineRule="auto"/>
        <w:jc w:val="center"/>
        <w:rPr>
          <w:b/>
          <w:sz w:val="26"/>
          <w:szCs w:val="26"/>
        </w:rPr>
      </w:pPr>
    </w:p>
    <w:p w14:paraId="41FB0F88" w14:textId="77777777" w:rsidR="00171BAB" w:rsidRDefault="00171BAB">
      <w:pPr>
        <w:ind w:firstLine="0"/>
      </w:pPr>
    </w:p>
    <w:p w14:paraId="578FADCB" w14:textId="77777777" w:rsidR="00171BAB" w:rsidRDefault="001F372A">
      <w:pPr>
        <w:jc w:val="center"/>
        <w:rPr>
          <w:b/>
          <w:sz w:val="36"/>
          <w:szCs w:val="36"/>
        </w:rPr>
      </w:pPr>
      <w:r>
        <w:rPr>
          <w:b/>
          <w:sz w:val="36"/>
          <w:szCs w:val="36"/>
        </w:rPr>
        <w:t>ВЫПУСКНАЯ КВАЛИФИКАЦИОННАЯ РАБОТА МАГИСТРА</w:t>
      </w:r>
    </w:p>
    <w:p w14:paraId="3E0B3956" w14:textId="77777777" w:rsidR="00171BAB" w:rsidRDefault="00171BAB">
      <w:pPr>
        <w:jc w:val="center"/>
        <w:rPr>
          <w:b/>
          <w:sz w:val="36"/>
          <w:szCs w:val="36"/>
        </w:rPr>
      </w:pPr>
    </w:p>
    <w:p w14:paraId="4FA363FE" w14:textId="77777777" w:rsidR="00171BAB" w:rsidRDefault="001F372A">
      <w:pPr>
        <w:jc w:val="center"/>
        <w:rPr>
          <w:b/>
        </w:rPr>
      </w:pPr>
      <w:r>
        <w:rPr>
          <w:b/>
        </w:rPr>
        <w:t xml:space="preserve">Тема: Автоматизация процесса анализа спектральных </w:t>
      </w:r>
    </w:p>
    <w:p w14:paraId="4A3FF99D" w14:textId="77777777" w:rsidR="00171BAB" w:rsidRDefault="001F372A">
      <w:pPr>
        <w:jc w:val="center"/>
        <w:rPr>
          <w:b/>
        </w:rPr>
      </w:pPr>
      <w:r>
        <w:rPr>
          <w:b/>
        </w:rPr>
        <w:t>графиков тремора рук</w:t>
      </w:r>
    </w:p>
    <w:p w14:paraId="1357DCEC" w14:textId="77777777" w:rsidR="00171BAB" w:rsidRDefault="00171BAB">
      <w:pPr>
        <w:jc w:val="center"/>
        <w:rPr>
          <w:b/>
        </w:rPr>
      </w:pPr>
    </w:p>
    <w:p w14:paraId="2CC2F7E4" w14:textId="77777777" w:rsidR="00171BAB" w:rsidRDefault="00171BAB">
      <w:pPr>
        <w:jc w:val="left"/>
        <w:rPr>
          <w:b/>
        </w:rPr>
      </w:pPr>
    </w:p>
    <w:tbl>
      <w:tblPr>
        <w:tblStyle w:val="a6"/>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65"/>
        <w:gridCol w:w="2340"/>
        <w:gridCol w:w="1920"/>
        <w:gridCol w:w="420"/>
        <w:gridCol w:w="2355"/>
      </w:tblGrid>
      <w:tr w:rsidR="00171BAB" w14:paraId="6AE6578D" w14:textId="77777777">
        <w:trPr>
          <w:jc w:val="center"/>
        </w:trPr>
        <w:tc>
          <w:tcPr>
            <w:tcW w:w="1965" w:type="dxa"/>
            <w:shd w:val="clear" w:color="auto" w:fill="auto"/>
            <w:tcMar>
              <w:top w:w="100" w:type="dxa"/>
              <w:left w:w="100" w:type="dxa"/>
              <w:bottom w:w="100" w:type="dxa"/>
              <w:right w:w="100" w:type="dxa"/>
            </w:tcMar>
          </w:tcPr>
          <w:p w14:paraId="4EACBB78" w14:textId="77777777" w:rsidR="00171BAB" w:rsidRDefault="001F372A">
            <w:pPr>
              <w:widowControl w:val="0"/>
              <w:pBdr>
                <w:top w:val="nil"/>
                <w:left w:val="nil"/>
                <w:bottom w:val="nil"/>
                <w:right w:val="nil"/>
                <w:between w:val="nil"/>
              </w:pBdr>
              <w:spacing w:line="240" w:lineRule="auto"/>
              <w:ind w:firstLine="0"/>
              <w:jc w:val="left"/>
            </w:pPr>
            <w:r>
              <w:t>Студент</w:t>
            </w:r>
          </w:p>
        </w:tc>
        <w:tc>
          <w:tcPr>
            <w:tcW w:w="2340" w:type="dxa"/>
            <w:shd w:val="clear" w:color="auto" w:fill="auto"/>
            <w:tcMar>
              <w:top w:w="100" w:type="dxa"/>
              <w:left w:w="100" w:type="dxa"/>
              <w:bottom w:w="100" w:type="dxa"/>
              <w:right w:w="100" w:type="dxa"/>
            </w:tcMar>
          </w:tcPr>
          <w:p w14:paraId="53A0DC09" w14:textId="77777777" w:rsidR="00171BAB" w:rsidRDefault="00171BAB">
            <w:pPr>
              <w:widowControl w:val="0"/>
              <w:pBdr>
                <w:top w:val="nil"/>
                <w:left w:val="nil"/>
                <w:bottom w:val="nil"/>
                <w:right w:val="nil"/>
                <w:between w:val="nil"/>
              </w:pBdr>
              <w:spacing w:line="240" w:lineRule="auto"/>
              <w:ind w:firstLine="0"/>
              <w:jc w:val="left"/>
            </w:pPr>
          </w:p>
        </w:tc>
        <w:tc>
          <w:tcPr>
            <w:tcW w:w="1920" w:type="dxa"/>
            <w:shd w:val="clear" w:color="auto" w:fill="auto"/>
            <w:tcMar>
              <w:top w:w="100" w:type="dxa"/>
              <w:left w:w="100" w:type="dxa"/>
              <w:bottom w:w="100" w:type="dxa"/>
              <w:right w:w="100" w:type="dxa"/>
            </w:tcMar>
          </w:tcPr>
          <w:p w14:paraId="5D261F42" w14:textId="77777777" w:rsidR="00171BAB" w:rsidRDefault="001F372A">
            <w:pPr>
              <w:widowControl w:val="0"/>
              <w:pBdr>
                <w:top w:val="nil"/>
                <w:left w:val="nil"/>
                <w:bottom w:val="nil"/>
                <w:right w:val="nil"/>
                <w:between w:val="nil"/>
              </w:pBdr>
              <w:spacing w:line="240" w:lineRule="auto"/>
              <w:ind w:firstLine="0"/>
              <w:jc w:val="left"/>
            </w:pPr>
            <w:r>
              <w:t>____________</w:t>
            </w:r>
          </w:p>
        </w:tc>
        <w:tc>
          <w:tcPr>
            <w:tcW w:w="420" w:type="dxa"/>
            <w:shd w:val="clear" w:color="auto" w:fill="auto"/>
            <w:tcMar>
              <w:top w:w="100" w:type="dxa"/>
              <w:left w:w="100" w:type="dxa"/>
              <w:bottom w:w="100" w:type="dxa"/>
              <w:right w:w="100" w:type="dxa"/>
            </w:tcMar>
          </w:tcPr>
          <w:p w14:paraId="1A8A0696" w14:textId="77777777" w:rsidR="00171BAB" w:rsidRDefault="00171BAB">
            <w:pPr>
              <w:widowControl w:val="0"/>
              <w:pBdr>
                <w:top w:val="nil"/>
                <w:left w:val="nil"/>
                <w:bottom w:val="nil"/>
                <w:right w:val="nil"/>
                <w:between w:val="nil"/>
              </w:pBdr>
              <w:spacing w:line="240" w:lineRule="auto"/>
              <w:ind w:firstLine="0"/>
              <w:jc w:val="left"/>
            </w:pPr>
          </w:p>
        </w:tc>
        <w:tc>
          <w:tcPr>
            <w:tcW w:w="2355" w:type="dxa"/>
            <w:shd w:val="clear" w:color="auto" w:fill="auto"/>
            <w:tcMar>
              <w:top w:w="100" w:type="dxa"/>
              <w:left w:w="100" w:type="dxa"/>
              <w:bottom w:w="100" w:type="dxa"/>
              <w:right w:w="100" w:type="dxa"/>
            </w:tcMar>
          </w:tcPr>
          <w:p w14:paraId="3C2B79A4" w14:textId="77777777" w:rsidR="00171BAB" w:rsidRDefault="001F372A">
            <w:pPr>
              <w:widowControl w:val="0"/>
              <w:pBdr>
                <w:top w:val="nil"/>
                <w:left w:val="nil"/>
                <w:bottom w:val="nil"/>
                <w:right w:val="nil"/>
                <w:between w:val="nil"/>
              </w:pBdr>
              <w:spacing w:line="240" w:lineRule="auto"/>
              <w:ind w:firstLine="0"/>
              <w:jc w:val="left"/>
            </w:pPr>
            <w:r>
              <w:t xml:space="preserve">Боевец </w:t>
            </w:r>
            <w:proofErr w:type="gramStart"/>
            <w:r>
              <w:t>А.А .</w:t>
            </w:r>
            <w:proofErr w:type="gramEnd"/>
          </w:p>
        </w:tc>
      </w:tr>
      <w:tr w:rsidR="00171BAB" w14:paraId="01C095AC" w14:textId="77777777">
        <w:trPr>
          <w:jc w:val="center"/>
        </w:trPr>
        <w:tc>
          <w:tcPr>
            <w:tcW w:w="1965" w:type="dxa"/>
            <w:shd w:val="clear" w:color="auto" w:fill="auto"/>
            <w:tcMar>
              <w:top w:w="100" w:type="dxa"/>
              <w:left w:w="100" w:type="dxa"/>
              <w:bottom w:w="100" w:type="dxa"/>
              <w:right w:w="100" w:type="dxa"/>
            </w:tcMar>
          </w:tcPr>
          <w:p w14:paraId="21B9A74C" w14:textId="77777777" w:rsidR="00171BAB" w:rsidRDefault="00171BAB">
            <w:pPr>
              <w:widowControl w:val="0"/>
              <w:pBdr>
                <w:top w:val="nil"/>
                <w:left w:val="nil"/>
                <w:bottom w:val="nil"/>
                <w:right w:val="nil"/>
                <w:between w:val="nil"/>
              </w:pBdr>
              <w:spacing w:line="240" w:lineRule="auto"/>
              <w:ind w:firstLine="0"/>
              <w:jc w:val="left"/>
            </w:pPr>
          </w:p>
        </w:tc>
        <w:tc>
          <w:tcPr>
            <w:tcW w:w="2340" w:type="dxa"/>
            <w:shd w:val="clear" w:color="auto" w:fill="auto"/>
            <w:tcMar>
              <w:top w:w="100" w:type="dxa"/>
              <w:left w:w="100" w:type="dxa"/>
              <w:bottom w:w="100" w:type="dxa"/>
              <w:right w:w="100" w:type="dxa"/>
            </w:tcMar>
          </w:tcPr>
          <w:p w14:paraId="6A53D7D0" w14:textId="77777777" w:rsidR="00171BAB" w:rsidRDefault="00171BAB">
            <w:pPr>
              <w:widowControl w:val="0"/>
              <w:pBdr>
                <w:top w:val="nil"/>
                <w:left w:val="nil"/>
                <w:bottom w:val="nil"/>
                <w:right w:val="nil"/>
                <w:between w:val="nil"/>
              </w:pBdr>
              <w:spacing w:line="240" w:lineRule="auto"/>
              <w:ind w:firstLine="0"/>
              <w:jc w:val="left"/>
            </w:pPr>
          </w:p>
        </w:tc>
        <w:tc>
          <w:tcPr>
            <w:tcW w:w="1920" w:type="dxa"/>
            <w:shd w:val="clear" w:color="auto" w:fill="auto"/>
            <w:tcMar>
              <w:top w:w="100" w:type="dxa"/>
              <w:left w:w="100" w:type="dxa"/>
              <w:bottom w:w="100" w:type="dxa"/>
              <w:right w:w="100" w:type="dxa"/>
            </w:tcMar>
          </w:tcPr>
          <w:p w14:paraId="2D8B3229" w14:textId="77777777" w:rsidR="00171BAB" w:rsidRDefault="001F372A">
            <w:pPr>
              <w:widowControl w:val="0"/>
              <w:pBdr>
                <w:top w:val="nil"/>
                <w:left w:val="nil"/>
                <w:bottom w:val="nil"/>
                <w:right w:val="nil"/>
                <w:between w:val="nil"/>
              </w:pBdr>
              <w:spacing w:line="240" w:lineRule="auto"/>
              <w:ind w:firstLine="0"/>
              <w:jc w:val="center"/>
              <w:rPr>
                <w:sz w:val="16"/>
                <w:szCs w:val="16"/>
              </w:rPr>
            </w:pPr>
            <w:r>
              <w:rPr>
                <w:sz w:val="16"/>
                <w:szCs w:val="16"/>
              </w:rPr>
              <w:t>подпись</w:t>
            </w:r>
          </w:p>
        </w:tc>
        <w:tc>
          <w:tcPr>
            <w:tcW w:w="420" w:type="dxa"/>
            <w:shd w:val="clear" w:color="auto" w:fill="auto"/>
            <w:tcMar>
              <w:top w:w="100" w:type="dxa"/>
              <w:left w:w="100" w:type="dxa"/>
              <w:bottom w:w="100" w:type="dxa"/>
              <w:right w:w="100" w:type="dxa"/>
            </w:tcMar>
          </w:tcPr>
          <w:p w14:paraId="50102270" w14:textId="77777777" w:rsidR="00171BAB" w:rsidRDefault="00171BAB">
            <w:pPr>
              <w:widowControl w:val="0"/>
              <w:pBdr>
                <w:top w:val="nil"/>
                <w:left w:val="nil"/>
                <w:bottom w:val="nil"/>
                <w:right w:val="nil"/>
                <w:between w:val="nil"/>
              </w:pBdr>
              <w:spacing w:line="240" w:lineRule="auto"/>
              <w:ind w:firstLine="0"/>
              <w:jc w:val="left"/>
            </w:pPr>
          </w:p>
        </w:tc>
        <w:tc>
          <w:tcPr>
            <w:tcW w:w="2355" w:type="dxa"/>
            <w:shd w:val="clear" w:color="auto" w:fill="auto"/>
            <w:tcMar>
              <w:top w:w="100" w:type="dxa"/>
              <w:left w:w="100" w:type="dxa"/>
              <w:bottom w:w="100" w:type="dxa"/>
              <w:right w:w="100" w:type="dxa"/>
            </w:tcMar>
          </w:tcPr>
          <w:p w14:paraId="160610D6" w14:textId="77777777" w:rsidR="00171BAB" w:rsidRDefault="00171BAB">
            <w:pPr>
              <w:widowControl w:val="0"/>
              <w:pBdr>
                <w:top w:val="nil"/>
                <w:left w:val="nil"/>
                <w:bottom w:val="nil"/>
                <w:right w:val="nil"/>
                <w:between w:val="nil"/>
              </w:pBdr>
              <w:spacing w:line="240" w:lineRule="auto"/>
              <w:ind w:firstLine="0"/>
              <w:jc w:val="left"/>
            </w:pPr>
          </w:p>
        </w:tc>
      </w:tr>
      <w:tr w:rsidR="00171BAB" w14:paraId="4DF7C9E4" w14:textId="77777777">
        <w:trPr>
          <w:jc w:val="center"/>
        </w:trPr>
        <w:tc>
          <w:tcPr>
            <w:tcW w:w="1965" w:type="dxa"/>
            <w:shd w:val="clear" w:color="auto" w:fill="auto"/>
            <w:tcMar>
              <w:top w:w="100" w:type="dxa"/>
              <w:left w:w="100" w:type="dxa"/>
              <w:bottom w:w="100" w:type="dxa"/>
              <w:right w:w="100" w:type="dxa"/>
            </w:tcMar>
          </w:tcPr>
          <w:p w14:paraId="543A963D" w14:textId="77777777" w:rsidR="00171BAB" w:rsidRDefault="001F372A">
            <w:pPr>
              <w:widowControl w:val="0"/>
              <w:pBdr>
                <w:top w:val="nil"/>
                <w:left w:val="nil"/>
                <w:bottom w:val="nil"/>
                <w:right w:val="nil"/>
                <w:between w:val="nil"/>
              </w:pBdr>
              <w:spacing w:line="240" w:lineRule="auto"/>
              <w:ind w:firstLine="0"/>
              <w:jc w:val="left"/>
            </w:pPr>
            <w:r>
              <w:t>Руководитель</w:t>
            </w:r>
          </w:p>
        </w:tc>
        <w:tc>
          <w:tcPr>
            <w:tcW w:w="2340" w:type="dxa"/>
            <w:shd w:val="clear" w:color="auto" w:fill="auto"/>
            <w:tcMar>
              <w:top w:w="100" w:type="dxa"/>
              <w:left w:w="100" w:type="dxa"/>
              <w:bottom w:w="100" w:type="dxa"/>
              <w:right w:w="100" w:type="dxa"/>
            </w:tcMar>
          </w:tcPr>
          <w:p w14:paraId="66A28930" w14:textId="77777777" w:rsidR="00171BAB" w:rsidRDefault="001F372A">
            <w:pPr>
              <w:widowControl w:val="0"/>
              <w:pBdr>
                <w:top w:val="nil"/>
                <w:left w:val="nil"/>
                <w:bottom w:val="nil"/>
                <w:right w:val="nil"/>
                <w:between w:val="nil"/>
              </w:pBdr>
              <w:spacing w:line="240" w:lineRule="auto"/>
              <w:ind w:firstLine="0"/>
              <w:jc w:val="left"/>
            </w:pPr>
            <w:r>
              <w:t>д.т.н., профессор</w:t>
            </w:r>
          </w:p>
        </w:tc>
        <w:tc>
          <w:tcPr>
            <w:tcW w:w="1920" w:type="dxa"/>
            <w:shd w:val="clear" w:color="auto" w:fill="auto"/>
            <w:tcMar>
              <w:top w:w="100" w:type="dxa"/>
              <w:left w:w="100" w:type="dxa"/>
              <w:bottom w:w="100" w:type="dxa"/>
              <w:right w:w="100" w:type="dxa"/>
            </w:tcMar>
          </w:tcPr>
          <w:p w14:paraId="0475DDEB" w14:textId="77777777" w:rsidR="00171BAB" w:rsidRDefault="001F372A">
            <w:pPr>
              <w:widowControl w:val="0"/>
              <w:pBdr>
                <w:top w:val="nil"/>
                <w:left w:val="nil"/>
                <w:bottom w:val="nil"/>
                <w:right w:val="nil"/>
                <w:between w:val="nil"/>
              </w:pBdr>
              <w:spacing w:line="240" w:lineRule="auto"/>
              <w:ind w:firstLine="0"/>
              <w:jc w:val="left"/>
            </w:pPr>
            <w:r>
              <w:t>____________</w:t>
            </w:r>
          </w:p>
        </w:tc>
        <w:tc>
          <w:tcPr>
            <w:tcW w:w="420" w:type="dxa"/>
            <w:shd w:val="clear" w:color="auto" w:fill="auto"/>
            <w:tcMar>
              <w:top w:w="100" w:type="dxa"/>
              <w:left w:w="100" w:type="dxa"/>
              <w:bottom w:w="100" w:type="dxa"/>
              <w:right w:w="100" w:type="dxa"/>
            </w:tcMar>
          </w:tcPr>
          <w:p w14:paraId="38CF2DEE" w14:textId="77777777" w:rsidR="00171BAB" w:rsidRDefault="00171BAB">
            <w:pPr>
              <w:widowControl w:val="0"/>
              <w:pBdr>
                <w:top w:val="nil"/>
                <w:left w:val="nil"/>
                <w:bottom w:val="nil"/>
                <w:right w:val="nil"/>
                <w:between w:val="nil"/>
              </w:pBdr>
              <w:spacing w:line="240" w:lineRule="auto"/>
              <w:ind w:firstLine="0"/>
              <w:jc w:val="left"/>
            </w:pPr>
          </w:p>
        </w:tc>
        <w:tc>
          <w:tcPr>
            <w:tcW w:w="2355" w:type="dxa"/>
            <w:shd w:val="clear" w:color="auto" w:fill="auto"/>
            <w:tcMar>
              <w:top w:w="100" w:type="dxa"/>
              <w:left w:w="100" w:type="dxa"/>
              <w:bottom w:w="100" w:type="dxa"/>
              <w:right w:w="100" w:type="dxa"/>
            </w:tcMar>
          </w:tcPr>
          <w:p w14:paraId="7F21C7B8" w14:textId="77777777" w:rsidR="00171BAB" w:rsidRDefault="001F372A">
            <w:pPr>
              <w:widowControl w:val="0"/>
              <w:pBdr>
                <w:top w:val="nil"/>
                <w:left w:val="nil"/>
                <w:bottom w:val="nil"/>
                <w:right w:val="nil"/>
                <w:between w:val="nil"/>
              </w:pBdr>
              <w:spacing w:line="240" w:lineRule="auto"/>
              <w:ind w:firstLine="0"/>
              <w:jc w:val="left"/>
            </w:pPr>
            <w:r>
              <w:t>Шичкина Ю. А.</w:t>
            </w:r>
          </w:p>
        </w:tc>
      </w:tr>
      <w:tr w:rsidR="00171BAB" w14:paraId="55AC13C1" w14:textId="77777777">
        <w:trPr>
          <w:jc w:val="center"/>
        </w:trPr>
        <w:tc>
          <w:tcPr>
            <w:tcW w:w="1965" w:type="dxa"/>
            <w:shd w:val="clear" w:color="auto" w:fill="auto"/>
            <w:tcMar>
              <w:top w:w="100" w:type="dxa"/>
              <w:left w:w="100" w:type="dxa"/>
              <w:bottom w:w="100" w:type="dxa"/>
              <w:right w:w="100" w:type="dxa"/>
            </w:tcMar>
          </w:tcPr>
          <w:p w14:paraId="360906F8" w14:textId="77777777" w:rsidR="00171BAB" w:rsidRDefault="00171BAB">
            <w:pPr>
              <w:widowControl w:val="0"/>
              <w:pBdr>
                <w:top w:val="nil"/>
                <w:left w:val="nil"/>
                <w:bottom w:val="nil"/>
                <w:right w:val="nil"/>
                <w:between w:val="nil"/>
              </w:pBdr>
              <w:spacing w:line="240" w:lineRule="auto"/>
              <w:ind w:firstLine="0"/>
              <w:jc w:val="left"/>
            </w:pPr>
          </w:p>
        </w:tc>
        <w:tc>
          <w:tcPr>
            <w:tcW w:w="2340" w:type="dxa"/>
            <w:shd w:val="clear" w:color="auto" w:fill="auto"/>
            <w:tcMar>
              <w:top w:w="100" w:type="dxa"/>
              <w:left w:w="100" w:type="dxa"/>
              <w:bottom w:w="100" w:type="dxa"/>
              <w:right w:w="100" w:type="dxa"/>
            </w:tcMar>
          </w:tcPr>
          <w:p w14:paraId="135D3B74" w14:textId="77777777" w:rsidR="00171BAB" w:rsidRDefault="00171BAB">
            <w:pPr>
              <w:widowControl w:val="0"/>
              <w:pBdr>
                <w:top w:val="nil"/>
                <w:left w:val="nil"/>
                <w:bottom w:val="nil"/>
                <w:right w:val="nil"/>
                <w:between w:val="nil"/>
              </w:pBdr>
              <w:spacing w:line="240" w:lineRule="auto"/>
              <w:ind w:firstLine="0"/>
              <w:jc w:val="left"/>
            </w:pPr>
          </w:p>
        </w:tc>
        <w:tc>
          <w:tcPr>
            <w:tcW w:w="1920" w:type="dxa"/>
            <w:shd w:val="clear" w:color="auto" w:fill="auto"/>
            <w:tcMar>
              <w:top w:w="100" w:type="dxa"/>
              <w:left w:w="100" w:type="dxa"/>
              <w:bottom w:w="100" w:type="dxa"/>
              <w:right w:w="100" w:type="dxa"/>
            </w:tcMar>
          </w:tcPr>
          <w:p w14:paraId="7ABE7F12" w14:textId="77777777" w:rsidR="00171BAB" w:rsidRDefault="001F372A">
            <w:pPr>
              <w:widowControl w:val="0"/>
              <w:pBdr>
                <w:top w:val="nil"/>
                <w:left w:val="nil"/>
                <w:bottom w:val="nil"/>
                <w:right w:val="nil"/>
                <w:between w:val="nil"/>
              </w:pBdr>
              <w:spacing w:line="240" w:lineRule="auto"/>
              <w:ind w:firstLine="0"/>
              <w:jc w:val="center"/>
              <w:rPr>
                <w:sz w:val="16"/>
                <w:szCs w:val="16"/>
              </w:rPr>
            </w:pPr>
            <w:r>
              <w:rPr>
                <w:sz w:val="16"/>
                <w:szCs w:val="16"/>
              </w:rPr>
              <w:t>подпись</w:t>
            </w:r>
          </w:p>
        </w:tc>
        <w:tc>
          <w:tcPr>
            <w:tcW w:w="420" w:type="dxa"/>
            <w:shd w:val="clear" w:color="auto" w:fill="auto"/>
            <w:tcMar>
              <w:top w:w="100" w:type="dxa"/>
              <w:left w:w="100" w:type="dxa"/>
              <w:bottom w:w="100" w:type="dxa"/>
              <w:right w:w="100" w:type="dxa"/>
            </w:tcMar>
          </w:tcPr>
          <w:p w14:paraId="791DBCA3" w14:textId="77777777" w:rsidR="00171BAB" w:rsidRDefault="00171BAB">
            <w:pPr>
              <w:widowControl w:val="0"/>
              <w:pBdr>
                <w:top w:val="nil"/>
                <w:left w:val="nil"/>
                <w:bottom w:val="nil"/>
                <w:right w:val="nil"/>
                <w:between w:val="nil"/>
              </w:pBdr>
              <w:spacing w:line="240" w:lineRule="auto"/>
              <w:ind w:firstLine="0"/>
              <w:jc w:val="left"/>
            </w:pPr>
          </w:p>
        </w:tc>
        <w:tc>
          <w:tcPr>
            <w:tcW w:w="2355" w:type="dxa"/>
            <w:shd w:val="clear" w:color="auto" w:fill="auto"/>
            <w:tcMar>
              <w:top w:w="100" w:type="dxa"/>
              <w:left w:w="100" w:type="dxa"/>
              <w:bottom w:w="100" w:type="dxa"/>
              <w:right w:w="100" w:type="dxa"/>
            </w:tcMar>
          </w:tcPr>
          <w:p w14:paraId="04DAB706" w14:textId="77777777" w:rsidR="00171BAB" w:rsidRDefault="00171BAB">
            <w:pPr>
              <w:widowControl w:val="0"/>
              <w:pBdr>
                <w:top w:val="nil"/>
                <w:left w:val="nil"/>
                <w:bottom w:val="nil"/>
                <w:right w:val="nil"/>
                <w:between w:val="nil"/>
              </w:pBdr>
              <w:spacing w:line="240" w:lineRule="auto"/>
              <w:ind w:firstLine="0"/>
              <w:jc w:val="left"/>
            </w:pPr>
          </w:p>
        </w:tc>
      </w:tr>
    </w:tbl>
    <w:p w14:paraId="457EC441" w14:textId="77777777" w:rsidR="00171BAB" w:rsidRDefault="00171BAB">
      <w:pPr>
        <w:jc w:val="center"/>
        <w:rPr>
          <w:b/>
        </w:rPr>
      </w:pPr>
    </w:p>
    <w:p w14:paraId="2B3BD618" w14:textId="77777777" w:rsidR="00171BAB" w:rsidRDefault="00171BAB">
      <w:pPr>
        <w:jc w:val="center"/>
        <w:rPr>
          <w:b/>
        </w:rPr>
      </w:pPr>
    </w:p>
    <w:p w14:paraId="31912073" w14:textId="77777777" w:rsidR="00171BAB" w:rsidRDefault="001F372A">
      <w:pPr>
        <w:jc w:val="center"/>
      </w:pPr>
      <w:r>
        <w:t>Санкт-Петербург</w:t>
      </w:r>
    </w:p>
    <w:p w14:paraId="2796AB6E" w14:textId="77777777" w:rsidR="00171BAB" w:rsidRDefault="001F372A">
      <w:pPr>
        <w:jc w:val="center"/>
      </w:pPr>
      <w:r>
        <w:t>2023</w:t>
      </w:r>
      <w:r>
        <w:br w:type="page"/>
      </w:r>
    </w:p>
    <w:p w14:paraId="5A3B51A8" w14:textId="77777777" w:rsidR="00171BAB" w:rsidRDefault="001F372A">
      <w:pPr>
        <w:jc w:val="center"/>
        <w:rPr>
          <w:b/>
        </w:rPr>
      </w:pPr>
      <w:r>
        <w:rPr>
          <w:b/>
        </w:rPr>
        <w:lastRenderedPageBreak/>
        <w:t>ЗАДАНИЕ</w:t>
      </w:r>
    </w:p>
    <w:p w14:paraId="30B88ACD" w14:textId="77777777" w:rsidR="00171BAB" w:rsidRDefault="001F372A">
      <w:pPr>
        <w:jc w:val="center"/>
        <w:rPr>
          <w:b/>
        </w:rPr>
      </w:pPr>
      <w:r>
        <w:rPr>
          <w:b/>
        </w:rPr>
        <w:t>НА ВЫПУСКНУЮ КВАЛИФИКАЦИОННУЮ РАБОТУ</w:t>
      </w:r>
    </w:p>
    <w:p w14:paraId="32B19C1C" w14:textId="77777777" w:rsidR="00171BAB" w:rsidRDefault="00171BAB">
      <w:pPr>
        <w:jc w:val="center"/>
        <w:rPr>
          <w:b/>
        </w:rPr>
      </w:pPr>
    </w:p>
    <w:tbl>
      <w:tblPr>
        <w:tblStyle w:val="a7"/>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935"/>
        <w:gridCol w:w="2355"/>
        <w:gridCol w:w="2145"/>
        <w:gridCol w:w="405"/>
        <w:gridCol w:w="2160"/>
      </w:tblGrid>
      <w:tr w:rsidR="00171BAB" w14:paraId="5D2B0FAB" w14:textId="77777777">
        <w:trPr>
          <w:trHeight w:val="480"/>
          <w:jc w:val="center"/>
        </w:trPr>
        <w:tc>
          <w:tcPr>
            <w:tcW w:w="4290" w:type="dxa"/>
            <w:gridSpan w:val="2"/>
            <w:shd w:val="clear" w:color="auto" w:fill="auto"/>
            <w:tcMar>
              <w:top w:w="100" w:type="dxa"/>
              <w:left w:w="100" w:type="dxa"/>
              <w:bottom w:w="100" w:type="dxa"/>
              <w:right w:w="100" w:type="dxa"/>
            </w:tcMar>
          </w:tcPr>
          <w:p w14:paraId="62BEBC81" w14:textId="77777777" w:rsidR="00171BAB" w:rsidRDefault="00171BAB">
            <w:pPr>
              <w:widowControl w:val="0"/>
              <w:pBdr>
                <w:top w:val="nil"/>
                <w:left w:val="nil"/>
                <w:bottom w:val="nil"/>
                <w:right w:val="nil"/>
                <w:between w:val="nil"/>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4A529500" w14:textId="77777777" w:rsidR="00171BAB" w:rsidRDefault="001F372A">
            <w:pPr>
              <w:widowControl w:val="0"/>
              <w:pBdr>
                <w:top w:val="nil"/>
                <w:left w:val="nil"/>
                <w:bottom w:val="nil"/>
                <w:right w:val="nil"/>
                <w:between w:val="nil"/>
              </w:pBdr>
              <w:spacing w:line="240" w:lineRule="auto"/>
              <w:ind w:firstLine="0"/>
              <w:jc w:val="right"/>
            </w:pPr>
            <w:r>
              <w:t>Утверждаю</w:t>
            </w:r>
          </w:p>
        </w:tc>
      </w:tr>
      <w:tr w:rsidR="00171BAB" w14:paraId="2410322C" w14:textId="77777777">
        <w:trPr>
          <w:trHeight w:val="480"/>
          <w:jc w:val="center"/>
        </w:trPr>
        <w:tc>
          <w:tcPr>
            <w:tcW w:w="4290" w:type="dxa"/>
            <w:gridSpan w:val="2"/>
            <w:shd w:val="clear" w:color="auto" w:fill="auto"/>
            <w:tcMar>
              <w:top w:w="100" w:type="dxa"/>
              <w:left w:w="100" w:type="dxa"/>
              <w:bottom w:w="100" w:type="dxa"/>
              <w:right w:w="100" w:type="dxa"/>
            </w:tcMar>
          </w:tcPr>
          <w:p w14:paraId="5804F7D3" w14:textId="77777777" w:rsidR="00171BAB" w:rsidRDefault="00171BAB">
            <w:pPr>
              <w:widowControl w:val="0"/>
              <w:pBdr>
                <w:top w:val="nil"/>
                <w:left w:val="nil"/>
                <w:bottom w:val="nil"/>
                <w:right w:val="nil"/>
                <w:between w:val="nil"/>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51A43849" w14:textId="77777777" w:rsidR="00171BAB" w:rsidRDefault="001F372A">
            <w:pPr>
              <w:widowControl w:val="0"/>
              <w:pBdr>
                <w:top w:val="nil"/>
                <w:left w:val="nil"/>
                <w:bottom w:val="nil"/>
                <w:right w:val="nil"/>
                <w:between w:val="nil"/>
              </w:pBdr>
              <w:spacing w:line="240" w:lineRule="auto"/>
              <w:ind w:firstLine="0"/>
              <w:jc w:val="right"/>
            </w:pPr>
            <w:r>
              <w:t>Зав. кафедрой ВТ</w:t>
            </w:r>
          </w:p>
        </w:tc>
      </w:tr>
      <w:tr w:rsidR="00171BAB" w14:paraId="7F0FE22D" w14:textId="77777777">
        <w:trPr>
          <w:trHeight w:val="480"/>
          <w:jc w:val="center"/>
        </w:trPr>
        <w:tc>
          <w:tcPr>
            <w:tcW w:w="4290" w:type="dxa"/>
            <w:gridSpan w:val="2"/>
            <w:shd w:val="clear" w:color="auto" w:fill="auto"/>
            <w:tcMar>
              <w:top w:w="100" w:type="dxa"/>
              <w:left w:w="100" w:type="dxa"/>
              <w:bottom w:w="100" w:type="dxa"/>
              <w:right w:w="100" w:type="dxa"/>
            </w:tcMar>
          </w:tcPr>
          <w:p w14:paraId="1C6179CF" w14:textId="77777777" w:rsidR="00171BAB" w:rsidRDefault="00171BAB">
            <w:pPr>
              <w:widowControl w:val="0"/>
              <w:pBdr>
                <w:top w:val="nil"/>
                <w:left w:val="nil"/>
                <w:bottom w:val="nil"/>
                <w:right w:val="nil"/>
                <w:between w:val="nil"/>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628ABA09" w14:textId="77777777" w:rsidR="00171BAB" w:rsidRDefault="001F372A">
            <w:pPr>
              <w:widowControl w:val="0"/>
              <w:pBdr>
                <w:top w:val="nil"/>
                <w:left w:val="nil"/>
                <w:bottom w:val="nil"/>
                <w:right w:val="nil"/>
                <w:between w:val="nil"/>
              </w:pBdr>
              <w:spacing w:line="240" w:lineRule="auto"/>
              <w:ind w:firstLine="0"/>
              <w:jc w:val="right"/>
            </w:pPr>
            <w:r>
              <w:t>__________ Куприянов М. С.</w:t>
            </w:r>
          </w:p>
        </w:tc>
      </w:tr>
      <w:tr w:rsidR="00171BAB" w14:paraId="693D438F" w14:textId="77777777">
        <w:trPr>
          <w:trHeight w:val="480"/>
          <w:jc w:val="center"/>
        </w:trPr>
        <w:tc>
          <w:tcPr>
            <w:tcW w:w="4290" w:type="dxa"/>
            <w:gridSpan w:val="2"/>
            <w:shd w:val="clear" w:color="auto" w:fill="auto"/>
            <w:tcMar>
              <w:top w:w="100" w:type="dxa"/>
              <w:left w:w="100" w:type="dxa"/>
              <w:bottom w:w="100" w:type="dxa"/>
              <w:right w:w="100" w:type="dxa"/>
            </w:tcMar>
          </w:tcPr>
          <w:p w14:paraId="1F64E2AB" w14:textId="77777777" w:rsidR="00171BAB" w:rsidRDefault="00171BAB">
            <w:pPr>
              <w:widowControl w:val="0"/>
              <w:pBdr>
                <w:top w:val="nil"/>
                <w:left w:val="nil"/>
                <w:bottom w:val="nil"/>
                <w:right w:val="nil"/>
                <w:between w:val="nil"/>
              </w:pBdr>
              <w:spacing w:line="240" w:lineRule="auto"/>
              <w:ind w:firstLine="0"/>
              <w:jc w:val="left"/>
            </w:pPr>
          </w:p>
        </w:tc>
        <w:tc>
          <w:tcPr>
            <w:tcW w:w="4710" w:type="dxa"/>
            <w:gridSpan w:val="3"/>
            <w:shd w:val="clear" w:color="auto" w:fill="auto"/>
            <w:tcMar>
              <w:top w:w="100" w:type="dxa"/>
              <w:left w:w="100" w:type="dxa"/>
              <w:bottom w:w="100" w:type="dxa"/>
              <w:right w:w="100" w:type="dxa"/>
            </w:tcMar>
          </w:tcPr>
          <w:p w14:paraId="7C587995" w14:textId="77777777" w:rsidR="00171BAB" w:rsidRDefault="001F372A">
            <w:pPr>
              <w:widowControl w:val="0"/>
              <w:pBdr>
                <w:top w:val="nil"/>
                <w:left w:val="nil"/>
                <w:bottom w:val="nil"/>
                <w:right w:val="nil"/>
                <w:between w:val="nil"/>
              </w:pBdr>
              <w:spacing w:line="240" w:lineRule="auto"/>
              <w:ind w:firstLine="0"/>
              <w:jc w:val="right"/>
            </w:pPr>
            <w:r>
              <w:t>“___” ______________ 20__ г.</w:t>
            </w:r>
          </w:p>
        </w:tc>
      </w:tr>
      <w:tr w:rsidR="00171BAB" w14:paraId="25B49BE0" w14:textId="77777777">
        <w:trPr>
          <w:trHeight w:val="480"/>
          <w:jc w:val="center"/>
        </w:trPr>
        <w:tc>
          <w:tcPr>
            <w:tcW w:w="1935" w:type="dxa"/>
            <w:shd w:val="clear" w:color="auto" w:fill="auto"/>
            <w:tcMar>
              <w:top w:w="100" w:type="dxa"/>
              <w:left w:w="100" w:type="dxa"/>
              <w:bottom w:w="100" w:type="dxa"/>
              <w:right w:w="100" w:type="dxa"/>
            </w:tcMar>
          </w:tcPr>
          <w:p w14:paraId="6E55BDA8" w14:textId="77777777" w:rsidR="00171BAB" w:rsidRDefault="001F372A">
            <w:pPr>
              <w:widowControl w:val="0"/>
              <w:pBdr>
                <w:top w:val="nil"/>
                <w:left w:val="nil"/>
                <w:bottom w:val="nil"/>
                <w:right w:val="nil"/>
                <w:between w:val="nil"/>
              </w:pBdr>
              <w:spacing w:line="240" w:lineRule="auto"/>
              <w:ind w:firstLine="0"/>
              <w:jc w:val="left"/>
            </w:pPr>
            <w:r>
              <w:t>Студент</w:t>
            </w:r>
          </w:p>
        </w:tc>
        <w:tc>
          <w:tcPr>
            <w:tcW w:w="2355" w:type="dxa"/>
            <w:shd w:val="clear" w:color="auto" w:fill="auto"/>
            <w:tcMar>
              <w:top w:w="100" w:type="dxa"/>
              <w:left w:w="100" w:type="dxa"/>
              <w:bottom w:w="100" w:type="dxa"/>
              <w:right w:w="100" w:type="dxa"/>
            </w:tcMar>
          </w:tcPr>
          <w:p w14:paraId="6A59C7C5" w14:textId="77777777" w:rsidR="00171BAB" w:rsidRDefault="001F372A">
            <w:pPr>
              <w:widowControl w:val="0"/>
              <w:pBdr>
                <w:top w:val="nil"/>
                <w:left w:val="nil"/>
                <w:bottom w:val="nil"/>
                <w:right w:val="nil"/>
                <w:between w:val="nil"/>
              </w:pBdr>
              <w:spacing w:line="240" w:lineRule="auto"/>
              <w:ind w:firstLine="0"/>
              <w:jc w:val="left"/>
            </w:pPr>
            <w:r>
              <w:t>Боевец А. А.</w:t>
            </w:r>
          </w:p>
        </w:tc>
        <w:tc>
          <w:tcPr>
            <w:tcW w:w="2145" w:type="dxa"/>
            <w:shd w:val="clear" w:color="auto" w:fill="auto"/>
            <w:tcMar>
              <w:top w:w="100" w:type="dxa"/>
              <w:left w:w="100" w:type="dxa"/>
              <w:bottom w:w="100" w:type="dxa"/>
              <w:right w:w="100" w:type="dxa"/>
            </w:tcMar>
          </w:tcPr>
          <w:p w14:paraId="1151C695" w14:textId="77777777" w:rsidR="00171BAB" w:rsidRDefault="001F372A">
            <w:pPr>
              <w:widowControl w:val="0"/>
              <w:pBdr>
                <w:top w:val="nil"/>
                <w:left w:val="nil"/>
                <w:bottom w:val="nil"/>
                <w:right w:val="nil"/>
                <w:between w:val="nil"/>
              </w:pBdr>
              <w:spacing w:line="240" w:lineRule="auto"/>
              <w:ind w:firstLine="0"/>
              <w:jc w:val="right"/>
            </w:pPr>
            <w:r>
              <w:t>Группа</w:t>
            </w:r>
          </w:p>
        </w:tc>
        <w:tc>
          <w:tcPr>
            <w:tcW w:w="405" w:type="dxa"/>
            <w:shd w:val="clear" w:color="auto" w:fill="auto"/>
            <w:tcMar>
              <w:top w:w="100" w:type="dxa"/>
              <w:left w:w="100" w:type="dxa"/>
              <w:bottom w:w="100" w:type="dxa"/>
              <w:right w:w="100" w:type="dxa"/>
            </w:tcMar>
          </w:tcPr>
          <w:p w14:paraId="093BF8D5" w14:textId="77777777" w:rsidR="00171BAB" w:rsidRDefault="00171BAB">
            <w:pPr>
              <w:widowControl w:val="0"/>
              <w:pBdr>
                <w:top w:val="nil"/>
                <w:left w:val="nil"/>
                <w:bottom w:val="nil"/>
                <w:right w:val="nil"/>
                <w:between w:val="nil"/>
              </w:pBdr>
              <w:spacing w:line="240" w:lineRule="auto"/>
              <w:ind w:firstLine="0"/>
              <w:jc w:val="left"/>
            </w:pPr>
          </w:p>
        </w:tc>
        <w:tc>
          <w:tcPr>
            <w:tcW w:w="2160" w:type="dxa"/>
            <w:shd w:val="clear" w:color="auto" w:fill="auto"/>
            <w:tcMar>
              <w:top w:w="100" w:type="dxa"/>
              <w:left w:w="100" w:type="dxa"/>
              <w:bottom w:w="100" w:type="dxa"/>
              <w:right w:w="100" w:type="dxa"/>
            </w:tcMar>
          </w:tcPr>
          <w:p w14:paraId="5CC5A76B" w14:textId="77777777" w:rsidR="00171BAB" w:rsidRDefault="001F372A">
            <w:pPr>
              <w:widowControl w:val="0"/>
              <w:pBdr>
                <w:top w:val="nil"/>
                <w:left w:val="nil"/>
                <w:bottom w:val="nil"/>
                <w:right w:val="nil"/>
                <w:between w:val="nil"/>
              </w:pBdr>
              <w:spacing w:line="240" w:lineRule="auto"/>
              <w:ind w:firstLine="0"/>
              <w:jc w:val="center"/>
            </w:pPr>
            <w:r>
              <w:t>7308</w:t>
            </w:r>
          </w:p>
        </w:tc>
      </w:tr>
      <w:tr w:rsidR="00171BAB" w14:paraId="1859F202" w14:textId="77777777">
        <w:trPr>
          <w:trHeight w:val="480"/>
          <w:jc w:val="center"/>
        </w:trPr>
        <w:tc>
          <w:tcPr>
            <w:tcW w:w="9000" w:type="dxa"/>
            <w:gridSpan w:val="5"/>
            <w:shd w:val="clear" w:color="auto" w:fill="auto"/>
            <w:tcMar>
              <w:top w:w="100" w:type="dxa"/>
              <w:left w:w="100" w:type="dxa"/>
              <w:bottom w:w="100" w:type="dxa"/>
              <w:right w:w="100" w:type="dxa"/>
            </w:tcMar>
          </w:tcPr>
          <w:p w14:paraId="1CCC9859" w14:textId="77777777" w:rsidR="00171BAB" w:rsidRDefault="001F372A">
            <w:pPr>
              <w:widowControl w:val="0"/>
              <w:pBdr>
                <w:top w:val="nil"/>
                <w:left w:val="nil"/>
                <w:bottom w:val="nil"/>
                <w:right w:val="nil"/>
                <w:between w:val="nil"/>
              </w:pBdr>
              <w:ind w:firstLine="0"/>
              <w:jc w:val="left"/>
            </w:pPr>
            <w:r>
              <w:t>Тема работы:</w:t>
            </w:r>
          </w:p>
          <w:p w14:paraId="6FFD5C1B" w14:textId="77777777" w:rsidR="00171BAB" w:rsidRDefault="001F372A">
            <w:pPr>
              <w:widowControl w:val="0"/>
              <w:pBdr>
                <w:top w:val="nil"/>
                <w:left w:val="nil"/>
                <w:bottom w:val="nil"/>
                <w:right w:val="nil"/>
                <w:between w:val="nil"/>
              </w:pBdr>
              <w:ind w:firstLine="0"/>
              <w:jc w:val="left"/>
            </w:pPr>
            <w:r>
              <w:t>Место выполнения ВКР:</w:t>
            </w:r>
          </w:p>
          <w:p w14:paraId="65C3667A" w14:textId="77777777" w:rsidR="00171BAB" w:rsidRDefault="001F372A">
            <w:pPr>
              <w:widowControl w:val="0"/>
              <w:pBdr>
                <w:top w:val="nil"/>
                <w:left w:val="nil"/>
                <w:bottom w:val="nil"/>
                <w:right w:val="nil"/>
                <w:between w:val="nil"/>
              </w:pBdr>
              <w:ind w:firstLine="0"/>
              <w:jc w:val="left"/>
            </w:pPr>
            <w:r>
              <w:t>Исходные данные (технические требования):</w:t>
            </w:r>
          </w:p>
          <w:p w14:paraId="143F3B1A" w14:textId="77777777" w:rsidR="00171BAB" w:rsidRDefault="001F372A">
            <w:pPr>
              <w:widowControl w:val="0"/>
              <w:pBdr>
                <w:top w:val="nil"/>
                <w:left w:val="nil"/>
                <w:bottom w:val="nil"/>
                <w:right w:val="nil"/>
                <w:between w:val="nil"/>
              </w:pBdr>
              <w:ind w:firstLine="0"/>
              <w:jc w:val="left"/>
            </w:pPr>
            <w:r>
              <w:t>Содержание ВКР</w:t>
            </w:r>
          </w:p>
          <w:p w14:paraId="58CB13AF" w14:textId="77777777" w:rsidR="00171BAB" w:rsidRDefault="001F372A">
            <w:pPr>
              <w:widowControl w:val="0"/>
              <w:pBdr>
                <w:top w:val="nil"/>
                <w:left w:val="nil"/>
                <w:bottom w:val="nil"/>
                <w:right w:val="nil"/>
                <w:between w:val="nil"/>
              </w:pBdr>
              <w:ind w:firstLine="0"/>
              <w:jc w:val="left"/>
            </w:pPr>
            <w:r>
              <w:t>Перечень отчетных материалов:</w:t>
            </w:r>
          </w:p>
          <w:p w14:paraId="01BF061B" w14:textId="77777777" w:rsidR="00171BAB" w:rsidRDefault="001F372A">
            <w:pPr>
              <w:widowControl w:val="0"/>
              <w:pBdr>
                <w:top w:val="nil"/>
                <w:left w:val="nil"/>
                <w:bottom w:val="nil"/>
                <w:right w:val="nil"/>
                <w:between w:val="nil"/>
              </w:pBdr>
              <w:ind w:firstLine="0"/>
              <w:jc w:val="left"/>
            </w:pPr>
            <w:r>
              <w:t>Дополнительные разделы:</w:t>
            </w:r>
          </w:p>
        </w:tc>
      </w:tr>
      <w:tr w:rsidR="00171BAB" w14:paraId="63B51B18" w14:textId="77777777">
        <w:trPr>
          <w:trHeight w:val="480"/>
          <w:jc w:val="center"/>
        </w:trPr>
        <w:tc>
          <w:tcPr>
            <w:tcW w:w="4290" w:type="dxa"/>
            <w:gridSpan w:val="2"/>
            <w:shd w:val="clear" w:color="auto" w:fill="auto"/>
            <w:tcMar>
              <w:top w:w="100" w:type="dxa"/>
              <w:left w:w="100" w:type="dxa"/>
              <w:bottom w:w="100" w:type="dxa"/>
              <w:right w:w="100" w:type="dxa"/>
            </w:tcMar>
          </w:tcPr>
          <w:p w14:paraId="4DA5F30C" w14:textId="77777777" w:rsidR="00171BAB" w:rsidRDefault="001F372A">
            <w:pPr>
              <w:widowControl w:val="0"/>
              <w:pBdr>
                <w:top w:val="nil"/>
                <w:left w:val="nil"/>
                <w:bottom w:val="nil"/>
                <w:right w:val="nil"/>
                <w:between w:val="nil"/>
              </w:pBdr>
              <w:spacing w:line="240" w:lineRule="auto"/>
              <w:ind w:firstLine="0"/>
              <w:jc w:val="left"/>
            </w:pPr>
            <w:r>
              <w:t>Дата выдачи задания</w:t>
            </w:r>
          </w:p>
        </w:tc>
        <w:tc>
          <w:tcPr>
            <w:tcW w:w="4710" w:type="dxa"/>
            <w:gridSpan w:val="3"/>
            <w:shd w:val="clear" w:color="auto" w:fill="auto"/>
            <w:tcMar>
              <w:top w:w="100" w:type="dxa"/>
              <w:left w:w="100" w:type="dxa"/>
              <w:bottom w:w="100" w:type="dxa"/>
              <w:right w:w="100" w:type="dxa"/>
            </w:tcMar>
          </w:tcPr>
          <w:p w14:paraId="7269E64D" w14:textId="77777777" w:rsidR="00171BAB" w:rsidRDefault="001F372A">
            <w:pPr>
              <w:widowControl w:val="0"/>
              <w:pBdr>
                <w:top w:val="nil"/>
                <w:left w:val="nil"/>
                <w:bottom w:val="nil"/>
                <w:right w:val="nil"/>
                <w:between w:val="nil"/>
              </w:pBdr>
              <w:spacing w:line="240" w:lineRule="auto"/>
              <w:ind w:firstLine="0"/>
              <w:jc w:val="left"/>
            </w:pPr>
            <w:r>
              <w:t>Дата представления ВКР к защите</w:t>
            </w:r>
          </w:p>
        </w:tc>
      </w:tr>
      <w:tr w:rsidR="00171BAB" w14:paraId="29DDE82C" w14:textId="77777777">
        <w:trPr>
          <w:trHeight w:val="480"/>
          <w:jc w:val="center"/>
        </w:trPr>
        <w:tc>
          <w:tcPr>
            <w:tcW w:w="4290" w:type="dxa"/>
            <w:gridSpan w:val="2"/>
            <w:shd w:val="clear" w:color="auto" w:fill="auto"/>
            <w:tcMar>
              <w:top w:w="100" w:type="dxa"/>
              <w:left w:w="100" w:type="dxa"/>
              <w:bottom w:w="100" w:type="dxa"/>
              <w:right w:w="100" w:type="dxa"/>
            </w:tcMar>
          </w:tcPr>
          <w:p w14:paraId="35DD6320" w14:textId="77777777" w:rsidR="00171BAB" w:rsidRDefault="001F372A">
            <w:pPr>
              <w:widowControl w:val="0"/>
              <w:spacing w:line="240" w:lineRule="auto"/>
              <w:ind w:firstLine="0"/>
            </w:pPr>
            <w:r>
              <w:t>“___” ______________ 20__ г.</w:t>
            </w:r>
          </w:p>
        </w:tc>
        <w:tc>
          <w:tcPr>
            <w:tcW w:w="4710" w:type="dxa"/>
            <w:gridSpan w:val="3"/>
            <w:shd w:val="clear" w:color="auto" w:fill="auto"/>
            <w:tcMar>
              <w:top w:w="100" w:type="dxa"/>
              <w:left w:w="100" w:type="dxa"/>
              <w:bottom w:w="100" w:type="dxa"/>
              <w:right w:w="100" w:type="dxa"/>
            </w:tcMar>
          </w:tcPr>
          <w:p w14:paraId="0930A2B0" w14:textId="77777777" w:rsidR="00171BAB" w:rsidRDefault="001F372A">
            <w:pPr>
              <w:widowControl w:val="0"/>
              <w:spacing w:line="240" w:lineRule="auto"/>
              <w:ind w:firstLine="0"/>
            </w:pPr>
            <w:r>
              <w:t>“___” ______________ 20__ г.</w:t>
            </w:r>
          </w:p>
        </w:tc>
      </w:tr>
      <w:tr w:rsidR="00171BAB" w14:paraId="3BCACCC9" w14:textId="77777777">
        <w:trPr>
          <w:trHeight w:val="480"/>
          <w:jc w:val="center"/>
        </w:trPr>
        <w:tc>
          <w:tcPr>
            <w:tcW w:w="1935" w:type="dxa"/>
            <w:shd w:val="clear" w:color="auto" w:fill="auto"/>
            <w:tcMar>
              <w:top w:w="100" w:type="dxa"/>
              <w:left w:w="100" w:type="dxa"/>
              <w:bottom w:w="100" w:type="dxa"/>
              <w:right w:w="100" w:type="dxa"/>
            </w:tcMar>
          </w:tcPr>
          <w:p w14:paraId="4120963C" w14:textId="77777777" w:rsidR="00171BAB" w:rsidRDefault="001F372A">
            <w:pPr>
              <w:widowControl w:val="0"/>
              <w:spacing w:line="240" w:lineRule="auto"/>
              <w:ind w:firstLine="0"/>
            </w:pPr>
            <w:r>
              <w:t>Студент</w:t>
            </w:r>
          </w:p>
        </w:tc>
        <w:tc>
          <w:tcPr>
            <w:tcW w:w="2355" w:type="dxa"/>
            <w:shd w:val="clear" w:color="auto" w:fill="auto"/>
            <w:tcMar>
              <w:top w:w="100" w:type="dxa"/>
              <w:left w:w="100" w:type="dxa"/>
              <w:bottom w:w="100" w:type="dxa"/>
              <w:right w:w="100" w:type="dxa"/>
            </w:tcMar>
          </w:tcPr>
          <w:p w14:paraId="1A3042C2" w14:textId="77777777" w:rsidR="00171BAB" w:rsidRDefault="00171BAB">
            <w:pPr>
              <w:widowControl w:val="0"/>
              <w:spacing w:line="240" w:lineRule="auto"/>
              <w:ind w:firstLine="0"/>
            </w:pPr>
          </w:p>
        </w:tc>
        <w:tc>
          <w:tcPr>
            <w:tcW w:w="2145" w:type="dxa"/>
            <w:shd w:val="clear" w:color="auto" w:fill="auto"/>
            <w:tcMar>
              <w:top w:w="100" w:type="dxa"/>
              <w:left w:w="100" w:type="dxa"/>
              <w:bottom w:w="100" w:type="dxa"/>
              <w:right w:w="100" w:type="dxa"/>
            </w:tcMar>
          </w:tcPr>
          <w:p w14:paraId="487DC07A" w14:textId="77777777" w:rsidR="00171BAB" w:rsidRDefault="001F372A">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1B4DE469" w14:textId="77777777" w:rsidR="00171BAB" w:rsidRDefault="00171BAB">
            <w:pPr>
              <w:widowControl w:val="0"/>
              <w:spacing w:line="240" w:lineRule="auto"/>
            </w:pPr>
          </w:p>
        </w:tc>
        <w:tc>
          <w:tcPr>
            <w:tcW w:w="2160" w:type="dxa"/>
            <w:shd w:val="clear" w:color="auto" w:fill="auto"/>
            <w:tcMar>
              <w:top w:w="100" w:type="dxa"/>
              <w:left w:w="100" w:type="dxa"/>
              <w:bottom w:w="100" w:type="dxa"/>
              <w:right w:w="100" w:type="dxa"/>
            </w:tcMar>
          </w:tcPr>
          <w:p w14:paraId="16404CB1" w14:textId="77777777" w:rsidR="00171BAB" w:rsidRDefault="001F372A">
            <w:pPr>
              <w:widowControl w:val="0"/>
              <w:spacing w:line="240" w:lineRule="auto"/>
              <w:ind w:firstLine="0"/>
            </w:pPr>
            <w:r>
              <w:t xml:space="preserve">Боевец </w:t>
            </w:r>
            <w:proofErr w:type="gramStart"/>
            <w:r>
              <w:t>А.А .</w:t>
            </w:r>
            <w:proofErr w:type="gramEnd"/>
          </w:p>
        </w:tc>
      </w:tr>
      <w:tr w:rsidR="00171BAB" w14:paraId="4648D659" w14:textId="77777777">
        <w:trPr>
          <w:trHeight w:val="480"/>
          <w:jc w:val="center"/>
        </w:trPr>
        <w:tc>
          <w:tcPr>
            <w:tcW w:w="1935" w:type="dxa"/>
            <w:shd w:val="clear" w:color="auto" w:fill="auto"/>
            <w:tcMar>
              <w:top w:w="100" w:type="dxa"/>
              <w:left w:w="100" w:type="dxa"/>
              <w:bottom w:w="100" w:type="dxa"/>
              <w:right w:w="100" w:type="dxa"/>
            </w:tcMar>
          </w:tcPr>
          <w:p w14:paraId="6E1F147B" w14:textId="77777777" w:rsidR="00171BAB" w:rsidRDefault="00171BAB">
            <w:pPr>
              <w:widowControl w:val="0"/>
              <w:spacing w:line="240" w:lineRule="auto"/>
              <w:ind w:firstLine="0"/>
            </w:pPr>
          </w:p>
        </w:tc>
        <w:tc>
          <w:tcPr>
            <w:tcW w:w="2355" w:type="dxa"/>
            <w:shd w:val="clear" w:color="auto" w:fill="auto"/>
            <w:tcMar>
              <w:top w:w="100" w:type="dxa"/>
              <w:left w:w="100" w:type="dxa"/>
              <w:bottom w:w="100" w:type="dxa"/>
              <w:right w:w="100" w:type="dxa"/>
            </w:tcMar>
          </w:tcPr>
          <w:p w14:paraId="3961AE3E" w14:textId="77777777" w:rsidR="00171BAB" w:rsidRDefault="00171BAB">
            <w:pPr>
              <w:widowControl w:val="0"/>
              <w:spacing w:line="240" w:lineRule="auto"/>
              <w:ind w:firstLine="0"/>
            </w:pPr>
          </w:p>
        </w:tc>
        <w:tc>
          <w:tcPr>
            <w:tcW w:w="2145" w:type="dxa"/>
            <w:shd w:val="clear" w:color="auto" w:fill="auto"/>
            <w:tcMar>
              <w:top w:w="100" w:type="dxa"/>
              <w:left w:w="100" w:type="dxa"/>
              <w:bottom w:w="100" w:type="dxa"/>
              <w:right w:w="100" w:type="dxa"/>
            </w:tcMar>
          </w:tcPr>
          <w:p w14:paraId="7366483A" w14:textId="77777777" w:rsidR="00171BAB" w:rsidRDefault="001F372A">
            <w:pPr>
              <w:widowControl w:val="0"/>
              <w:spacing w:line="240" w:lineRule="auto"/>
              <w:ind w:firstLine="0"/>
              <w:jc w:val="center"/>
              <w:rPr>
                <w:sz w:val="16"/>
                <w:szCs w:val="16"/>
              </w:rPr>
            </w:pPr>
            <w:r>
              <w:rPr>
                <w:sz w:val="16"/>
                <w:szCs w:val="16"/>
              </w:rPr>
              <w:t>подпись</w:t>
            </w:r>
          </w:p>
        </w:tc>
        <w:tc>
          <w:tcPr>
            <w:tcW w:w="405" w:type="dxa"/>
            <w:shd w:val="clear" w:color="auto" w:fill="auto"/>
            <w:tcMar>
              <w:top w:w="100" w:type="dxa"/>
              <w:left w:w="100" w:type="dxa"/>
              <w:bottom w:w="100" w:type="dxa"/>
              <w:right w:w="100" w:type="dxa"/>
            </w:tcMar>
          </w:tcPr>
          <w:p w14:paraId="35EDD2C1" w14:textId="77777777" w:rsidR="00171BAB" w:rsidRDefault="00171BAB">
            <w:pPr>
              <w:widowControl w:val="0"/>
              <w:spacing w:line="240" w:lineRule="auto"/>
            </w:pPr>
          </w:p>
        </w:tc>
        <w:tc>
          <w:tcPr>
            <w:tcW w:w="2160" w:type="dxa"/>
            <w:shd w:val="clear" w:color="auto" w:fill="auto"/>
            <w:tcMar>
              <w:top w:w="100" w:type="dxa"/>
              <w:left w:w="100" w:type="dxa"/>
              <w:bottom w:w="100" w:type="dxa"/>
              <w:right w:w="100" w:type="dxa"/>
            </w:tcMar>
          </w:tcPr>
          <w:p w14:paraId="7FBB0F59" w14:textId="77777777" w:rsidR="00171BAB" w:rsidRDefault="00171BAB">
            <w:pPr>
              <w:widowControl w:val="0"/>
              <w:spacing w:line="240" w:lineRule="auto"/>
              <w:ind w:firstLine="0"/>
            </w:pPr>
          </w:p>
        </w:tc>
      </w:tr>
      <w:tr w:rsidR="00171BAB" w14:paraId="4962F125" w14:textId="77777777">
        <w:trPr>
          <w:trHeight w:val="480"/>
          <w:jc w:val="center"/>
        </w:trPr>
        <w:tc>
          <w:tcPr>
            <w:tcW w:w="1935" w:type="dxa"/>
            <w:shd w:val="clear" w:color="auto" w:fill="auto"/>
            <w:tcMar>
              <w:top w:w="100" w:type="dxa"/>
              <w:left w:w="100" w:type="dxa"/>
              <w:bottom w:w="100" w:type="dxa"/>
              <w:right w:w="100" w:type="dxa"/>
            </w:tcMar>
          </w:tcPr>
          <w:p w14:paraId="7353E879" w14:textId="77777777" w:rsidR="00171BAB" w:rsidRDefault="001F372A">
            <w:pPr>
              <w:widowControl w:val="0"/>
              <w:spacing w:line="240" w:lineRule="auto"/>
              <w:ind w:firstLine="0"/>
            </w:pPr>
            <w:r>
              <w:t>Руководитель</w:t>
            </w:r>
          </w:p>
        </w:tc>
        <w:tc>
          <w:tcPr>
            <w:tcW w:w="2355" w:type="dxa"/>
            <w:shd w:val="clear" w:color="auto" w:fill="auto"/>
            <w:tcMar>
              <w:top w:w="100" w:type="dxa"/>
              <w:left w:w="100" w:type="dxa"/>
              <w:bottom w:w="100" w:type="dxa"/>
              <w:right w:w="100" w:type="dxa"/>
            </w:tcMar>
          </w:tcPr>
          <w:p w14:paraId="750A697B" w14:textId="77777777" w:rsidR="00171BAB" w:rsidRDefault="001F372A">
            <w:pPr>
              <w:widowControl w:val="0"/>
              <w:spacing w:line="240" w:lineRule="auto"/>
              <w:ind w:firstLine="0"/>
            </w:pPr>
            <w:r>
              <w:t>д.т.н., профессор</w:t>
            </w:r>
          </w:p>
        </w:tc>
        <w:tc>
          <w:tcPr>
            <w:tcW w:w="2145" w:type="dxa"/>
            <w:shd w:val="clear" w:color="auto" w:fill="auto"/>
            <w:tcMar>
              <w:top w:w="100" w:type="dxa"/>
              <w:left w:w="100" w:type="dxa"/>
              <w:bottom w:w="100" w:type="dxa"/>
              <w:right w:w="100" w:type="dxa"/>
            </w:tcMar>
          </w:tcPr>
          <w:p w14:paraId="2B7D99E2" w14:textId="77777777" w:rsidR="00171BAB" w:rsidRDefault="001F372A">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0C8532DE" w14:textId="77777777" w:rsidR="00171BAB" w:rsidRDefault="00171BAB">
            <w:pPr>
              <w:widowControl w:val="0"/>
              <w:spacing w:line="240" w:lineRule="auto"/>
            </w:pPr>
          </w:p>
        </w:tc>
        <w:tc>
          <w:tcPr>
            <w:tcW w:w="2160" w:type="dxa"/>
            <w:shd w:val="clear" w:color="auto" w:fill="auto"/>
            <w:tcMar>
              <w:top w:w="100" w:type="dxa"/>
              <w:left w:w="100" w:type="dxa"/>
              <w:bottom w:w="100" w:type="dxa"/>
              <w:right w:w="100" w:type="dxa"/>
            </w:tcMar>
          </w:tcPr>
          <w:p w14:paraId="6CFD383A" w14:textId="77777777" w:rsidR="00171BAB" w:rsidRDefault="001F372A">
            <w:pPr>
              <w:widowControl w:val="0"/>
              <w:spacing w:line="240" w:lineRule="auto"/>
              <w:ind w:firstLine="0"/>
            </w:pPr>
            <w:r>
              <w:t>Шичкина Ю. А.</w:t>
            </w:r>
          </w:p>
        </w:tc>
      </w:tr>
      <w:tr w:rsidR="00171BAB" w14:paraId="5FB26153" w14:textId="77777777">
        <w:trPr>
          <w:trHeight w:val="480"/>
          <w:jc w:val="center"/>
        </w:trPr>
        <w:tc>
          <w:tcPr>
            <w:tcW w:w="1935" w:type="dxa"/>
            <w:shd w:val="clear" w:color="auto" w:fill="auto"/>
            <w:tcMar>
              <w:top w:w="100" w:type="dxa"/>
              <w:left w:w="100" w:type="dxa"/>
              <w:bottom w:w="100" w:type="dxa"/>
              <w:right w:w="100" w:type="dxa"/>
            </w:tcMar>
          </w:tcPr>
          <w:p w14:paraId="73C9FDD1" w14:textId="77777777" w:rsidR="00171BAB" w:rsidRDefault="00171BAB">
            <w:pPr>
              <w:widowControl w:val="0"/>
              <w:spacing w:line="240" w:lineRule="auto"/>
              <w:ind w:firstLine="0"/>
            </w:pPr>
          </w:p>
        </w:tc>
        <w:tc>
          <w:tcPr>
            <w:tcW w:w="2355" w:type="dxa"/>
            <w:shd w:val="clear" w:color="auto" w:fill="auto"/>
            <w:tcMar>
              <w:top w:w="100" w:type="dxa"/>
              <w:left w:w="100" w:type="dxa"/>
              <w:bottom w:w="100" w:type="dxa"/>
              <w:right w:w="100" w:type="dxa"/>
            </w:tcMar>
          </w:tcPr>
          <w:p w14:paraId="271B31EA" w14:textId="77777777" w:rsidR="00171BAB" w:rsidRDefault="00171BAB">
            <w:pPr>
              <w:widowControl w:val="0"/>
              <w:spacing w:line="240" w:lineRule="auto"/>
              <w:ind w:firstLine="0"/>
            </w:pPr>
          </w:p>
        </w:tc>
        <w:tc>
          <w:tcPr>
            <w:tcW w:w="2145" w:type="dxa"/>
            <w:shd w:val="clear" w:color="auto" w:fill="auto"/>
            <w:tcMar>
              <w:top w:w="100" w:type="dxa"/>
              <w:left w:w="100" w:type="dxa"/>
              <w:bottom w:w="100" w:type="dxa"/>
              <w:right w:w="100" w:type="dxa"/>
            </w:tcMar>
          </w:tcPr>
          <w:p w14:paraId="5956A291" w14:textId="77777777" w:rsidR="00171BAB" w:rsidRDefault="001F372A">
            <w:pPr>
              <w:widowControl w:val="0"/>
              <w:spacing w:line="240" w:lineRule="auto"/>
              <w:ind w:firstLine="0"/>
              <w:jc w:val="center"/>
              <w:rPr>
                <w:sz w:val="16"/>
                <w:szCs w:val="16"/>
              </w:rPr>
            </w:pPr>
            <w:r>
              <w:rPr>
                <w:sz w:val="16"/>
                <w:szCs w:val="16"/>
              </w:rPr>
              <w:t>подпись</w:t>
            </w:r>
          </w:p>
        </w:tc>
        <w:tc>
          <w:tcPr>
            <w:tcW w:w="405" w:type="dxa"/>
            <w:shd w:val="clear" w:color="auto" w:fill="auto"/>
            <w:tcMar>
              <w:top w:w="100" w:type="dxa"/>
              <w:left w:w="100" w:type="dxa"/>
              <w:bottom w:w="100" w:type="dxa"/>
              <w:right w:w="100" w:type="dxa"/>
            </w:tcMar>
          </w:tcPr>
          <w:p w14:paraId="6BA7763B" w14:textId="77777777" w:rsidR="00171BAB" w:rsidRDefault="00171BAB">
            <w:pPr>
              <w:widowControl w:val="0"/>
              <w:spacing w:line="240" w:lineRule="auto"/>
            </w:pPr>
          </w:p>
        </w:tc>
        <w:tc>
          <w:tcPr>
            <w:tcW w:w="2160" w:type="dxa"/>
            <w:shd w:val="clear" w:color="auto" w:fill="auto"/>
            <w:tcMar>
              <w:top w:w="100" w:type="dxa"/>
              <w:left w:w="100" w:type="dxa"/>
              <w:bottom w:w="100" w:type="dxa"/>
              <w:right w:w="100" w:type="dxa"/>
            </w:tcMar>
          </w:tcPr>
          <w:p w14:paraId="126FA24F" w14:textId="77777777" w:rsidR="00171BAB" w:rsidRDefault="00171BAB">
            <w:pPr>
              <w:widowControl w:val="0"/>
              <w:spacing w:line="240" w:lineRule="auto"/>
            </w:pPr>
          </w:p>
        </w:tc>
      </w:tr>
    </w:tbl>
    <w:p w14:paraId="594CA8EF" w14:textId="77777777" w:rsidR="00171BAB" w:rsidRDefault="001F372A">
      <w:pPr>
        <w:jc w:val="center"/>
        <w:rPr>
          <w:b/>
        </w:rPr>
      </w:pPr>
      <w:r>
        <w:br w:type="page"/>
      </w:r>
    </w:p>
    <w:p w14:paraId="6CF9B55C" w14:textId="77777777" w:rsidR="00171BAB" w:rsidRDefault="001F372A">
      <w:pPr>
        <w:jc w:val="center"/>
        <w:rPr>
          <w:b/>
        </w:rPr>
      </w:pPr>
      <w:r>
        <w:rPr>
          <w:b/>
        </w:rPr>
        <w:lastRenderedPageBreak/>
        <w:t xml:space="preserve">КАЛЕНДАРНЫЙ ПЛАН ВЫПОЛНЕНИЯ </w:t>
      </w:r>
    </w:p>
    <w:p w14:paraId="42AF70C6" w14:textId="77777777" w:rsidR="00171BAB" w:rsidRDefault="001F372A">
      <w:pPr>
        <w:jc w:val="center"/>
        <w:rPr>
          <w:b/>
        </w:rPr>
      </w:pPr>
      <w:r>
        <w:rPr>
          <w:b/>
        </w:rPr>
        <w:t>ВЫПУСКНОЙ КВАЛИФИКАЦИОННОЙ РАБОТЫ</w:t>
      </w:r>
    </w:p>
    <w:p w14:paraId="5F863A90" w14:textId="77777777" w:rsidR="00171BAB" w:rsidRDefault="00171BAB">
      <w:pPr>
        <w:jc w:val="center"/>
        <w:rPr>
          <w:b/>
        </w:rPr>
      </w:pPr>
    </w:p>
    <w:tbl>
      <w:tblPr>
        <w:tblStyle w:val="a8"/>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085"/>
        <w:gridCol w:w="2550"/>
        <w:gridCol w:w="1800"/>
        <w:gridCol w:w="405"/>
        <w:gridCol w:w="2160"/>
      </w:tblGrid>
      <w:tr w:rsidR="00171BAB" w14:paraId="6E413D6C" w14:textId="77777777">
        <w:trPr>
          <w:trHeight w:val="480"/>
          <w:jc w:val="center"/>
        </w:trPr>
        <w:tc>
          <w:tcPr>
            <w:tcW w:w="4635" w:type="dxa"/>
            <w:gridSpan w:val="2"/>
            <w:shd w:val="clear" w:color="auto" w:fill="auto"/>
            <w:tcMar>
              <w:top w:w="100" w:type="dxa"/>
              <w:left w:w="100" w:type="dxa"/>
              <w:bottom w:w="100" w:type="dxa"/>
              <w:right w:w="100" w:type="dxa"/>
            </w:tcMar>
          </w:tcPr>
          <w:p w14:paraId="3B818FF6" w14:textId="77777777" w:rsidR="00171BAB" w:rsidRDefault="00171BAB">
            <w:pPr>
              <w:widowControl w:val="0"/>
              <w:spacing w:line="240" w:lineRule="auto"/>
            </w:pPr>
          </w:p>
        </w:tc>
        <w:tc>
          <w:tcPr>
            <w:tcW w:w="4365" w:type="dxa"/>
            <w:gridSpan w:val="3"/>
            <w:shd w:val="clear" w:color="auto" w:fill="auto"/>
            <w:tcMar>
              <w:top w:w="100" w:type="dxa"/>
              <w:left w:w="100" w:type="dxa"/>
              <w:bottom w:w="100" w:type="dxa"/>
              <w:right w:w="100" w:type="dxa"/>
            </w:tcMar>
          </w:tcPr>
          <w:p w14:paraId="747CAE8D" w14:textId="77777777" w:rsidR="00171BAB" w:rsidRDefault="001F372A">
            <w:pPr>
              <w:widowControl w:val="0"/>
              <w:spacing w:line="240" w:lineRule="auto"/>
              <w:jc w:val="right"/>
            </w:pPr>
            <w:r>
              <w:t>Утверждаю</w:t>
            </w:r>
          </w:p>
        </w:tc>
      </w:tr>
      <w:tr w:rsidR="00171BAB" w14:paraId="3C2A423E" w14:textId="77777777">
        <w:trPr>
          <w:trHeight w:val="480"/>
          <w:jc w:val="center"/>
        </w:trPr>
        <w:tc>
          <w:tcPr>
            <w:tcW w:w="4635" w:type="dxa"/>
            <w:gridSpan w:val="2"/>
            <w:shd w:val="clear" w:color="auto" w:fill="auto"/>
            <w:tcMar>
              <w:top w:w="100" w:type="dxa"/>
              <w:left w:w="100" w:type="dxa"/>
              <w:bottom w:w="100" w:type="dxa"/>
              <w:right w:w="100" w:type="dxa"/>
            </w:tcMar>
          </w:tcPr>
          <w:p w14:paraId="57DE4F25" w14:textId="77777777" w:rsidR="00171BAB" w:rsidRDefault="00171BAB">
            <w:pPr>
              <w:widowControl w:val="0"/>
              <w:spacing w:line="240" w:lineRule="auto"/>
            </w:pPr>
          </w:p>
        </w:tc>
        <w:tc>
          <w:tcPr>
            <w:tcW w:w="4365" w:type="dxa"/>
            <w:gridSpan w:val="3"/>
            <w:shd w:val="clear" w:color="auto" w:fill="auto"/>
            <w:tcMar>
              <w:top w:w="100" w:type="dxa"/>
              <w:left w:w="100" w:type="dxa"/>
              <w:bottom w:w="100" w:type="dxa"/>
              <w:right w:w="100" w:type="dxa"/>
            </w:tcMar>
          </w:tcPr>
          <w:p w14:paraId="068F2279" w14:textId="77777777" w:rsidR="00171BAB" w:rsidRDefault="001F372A">
            <w:pPr>
              <w:widowControl w:val="0"/>
              <w:spacing w:line="240" w:lineRule="auto"/>
              <w:jc w:val="right"/>
            </w:pPr>
            <w:r>
              <w:t>Зав. кафедрой ВТ</w:t>
            </w:r>
          </w:p>
        </w:tc>
      </w:tr>
      <w:tr w:rsidR="00171BAB" w14:paraId="005E83AB" w14:textId="77777777">
        <w:trPr>
          <w:trHeight w:val="480"/>
          <w:jc w:val="center"/>
        </w:trPr>
        <w:tc>
          <w:tcPr>
            <w:tcW w:w="4635" w:type="dxa"/>
            <w:gridSpan w:val="2"/>
            <w:shd w:val="clear" w:color="auto" w:fill="auto"/>
            <w:tcMar>
              <w:top w:w="100" w:type="dxa"/>
              <w:left w:w="100" w:type="dxa"/>
              <w:bottom w:w="100" w:type="dxa"/>
              <w:right w:w="100" w:type="dxa"/>
            </w:tcMar>
          </w:tcPr>
          <w:p w14:paraId="3C3C0689" w14:textId="77777777" w:rsidR="00171BAB" w:rsidRDefault="00171BAB">
            <w:pPr>
              <w:widowControl w:val="0"/>
              <w:spacing w:line="240" w:lineRule="auto"/>
            </w:pPr>
          </w:p>
        </w:tc>
        <w:tc>
          <w:tcPr>
            <w:tcW w:w="4365" w:type="dxa"/>
            <w:gridSpan w:val="3"/>
            <w:shd w:val="clear" w:color="auto" w:fill="auto"/>
            <w:tcMar>
              <w:top w:w="100" w:type="dxa"/>
              <w:left w:w="100" w:type="dxa"/>
              <w:bottom w:w="100" w:type="dxa"/>
              <w:right w:w="100" w:type="dxa"/>
            </w:tcMar>
          </w:tcPr>
          <w:p w14:paraId="65D39095" w14:textId="77777777" w:rsidR="00171BAB" w:rsidRDefault="001F372A">
            <w:pPr>
              <w:widowControl w:val="0"/>
              <w:spacing w:line="240" w:lineRule="auto"/>
              <w:jc w:val="right"/>
            </w:pPr>
            <w:r>
              <w:t>__________ Куприянов М. С.</w:t>
            </w:r>
          </w:p>
        </w:tc>
      </w:tr>
      <w:tr w:rsidR="00171BAB" w14:paraId="187F4F3E" w14:textId="77777777">
        <w:trPr>
          <w:trHeight w:val="480"/>
          <w:jc w:val="center"/>
        </w:trPr>
        <w:tc>
          <w:tcPr>
            <w:tcW w:w="4635" w:type="dxa"/>
            <w:gridSpan w:val="2"/>
            <w:shd w:val="clear" w:color="auto" w:fill="auto"/>
            <w:tcMar>
              <w:top w:w="100" w:type="dxa"/>
              <w:left w:w="100" w:type="dxa"/>
              <w:bottom w:w="100" w:type="dxa"/>
              <w:right w:w="100" w:type="dxa"/>
            </w:tcMar>
          </w:tcPr>
          <w:p w14:paraId="44EDDAF0" w14:textId="77777777" w:rsidR="00171BAB" w:rsidRDefault="00171BAB">
            <w:pPr>
              <w:widowControl w:val="0"/>
              <w:spacing w:line="240" w:lineRule="auto"/>
            </w:pPr>
          </w:p>
        </w:tc>
        <w:tc>
          <w:tcPr>
            <w:tcW w:w="4365" w:type="dxa"/>
            <w:gridSpan w:val="3"/>
            <w:shd w:val="clear" w:color="auto" w:fill="auto"/>
            <w:tcMar>
              <w:top w:w="100" w:type="dxa"/>
              <w:left w:w="100" w:type="dxa"/>
              <w:bottom w:w="100" w:type="dxa"/>
              <w:right w:w="100" w:type="dxa"/>
            </w:tcMar>
          </w:tcPr>
          <w:p w14:paraId="73F4FC48" w14:textId="77777777" w:rsidR="00171BAB" w:rsidRDefault="001F372A">
            <w:pPr>
              <w:widowControl w:val="0"/>
              <w:spacing w:line="240" w:lineRule="auto"/>
              <w:jc w:val="right"/>
            </w:pPr>
            <w:r>
              <w:t>“___” ______________ 20__ г.</w:t>
            </w:r>
          </w:p>
        </w:tc>
      </w:tr>
      <w:tr w:rsidR="00171BAB" w14:paraId="0785E8A3" w14:textId="77777777" w:rsidTr="00AF44BD">
        <w:trPr>
          <w:trHeight w:val="412"/>
          <w:jc w:val="center"/>
        </w:trPr>
        <w:tc>
          <w:tcPr>
            <w:tcW w:w="2085" w:type="dxa"/>
            <w:shd w:val="clear" w:color="auto" w:fill="auto"/>
            <w:tcMar>
              <w:top w:w="100" w:type="dxa"/>
              <w:left w:w="100" w:type="dxa"/>
              <w:bottom w:w="100" w:type="dxa"/>
              <w:right w:w="100" w:type="dxa"/>
            </w:tcMar>
          </w:tcPr>
          <w:p w14:paraId="670FC561" w14:textId="77777777" w:rsidR="00171BAB" w:rsidRDefault="001F372A" w:rsidP="00AF44BD">
            <w:pPr>
              <w:widowControl w:val="0"/>
              <w:spacing w:line="240" w:lineRule="auto"/>
            </w:pPr>
            <w:r>
              <w:t>Студент</w:t>
            </w:r>
          </w:p>
        </w:tc>
        <w:tc>
          <w:tcPr>
            <w:tcW w:w="2550" w:type="dxa"/>
            <w:shd w:val="clear" w:color="auto" w:fill="auto"/>
            <w:tcMar>
              <w:top w:w="100" w:type="dxa"/>
              <w:left w:w="100" w:type="dxa"/>
              <w:bottom w:w="100" w:type="dxa"/>
              <w:right w:w="100" w:type="dxa"/>
            </w:tcMar>
          </w:tcPr>
          <w:p w14:paraId="6313FB7E" w14:textId="77777777" w:rsidR="00171BAB" w:rsidRDefault="001F372A" w:rsidP="00AF44BD">
            <w:pPr>
              <w:widowControl w:val="0"/>
              <w:spacing w:line="240" w:lineRule="auto"/>
            </w:pPr>
            <w:r>
              <w:t>Боевец А. А.</w:t>
            </w:r>
          </w:p>
        </w:tc>
        <w:tc>
          <w:tcPr>
            <w:tcW w:w="1800" w:type="dxa"/>
            <w:shd w:val="clear" w:color="auto" w:fill="auto"/>
            <w:tcMar>
              <w:top w:w="100" w:type="dxa"/>
              <w:left w:w="100" w:type="dxa"/>
              <w:bottom w:w="100" w:type="dxa"/>
              <w:right w:w="100" w:type="dxa"/>
            </w:tcMar>
          </w:tcPr>
          <w:p w14:paraId="10A40823" w14:textId="77777777" w:rsidR="00171BAB" w:rsidRDefault="001F372A" w:rsidP="00AF44BD">
            <w:pPr>
              <w:widowControl w:val="0"/>
              <w:spacing w:line="240" w:lineRule="auto"/>
              <w:jc w:val="right"/>
            </w:pPr>
            <w:r>
              <w:t>Группа</w:t>
            </w:r>
          </w:p>
        </w:tc>
        <w:tc>
          <w:tcPr>
            <w:tcW w:w="405" w:type="dxa"/>
            <w:shd w:val="clear" w:color="auto" w:fill="auto"/>
            <w:tcMar>
              <w:top w:w="100" w:type="dxa"/>
              <w:left w:w="100" w:type="dxa"/>
              <w:bottom w:w="100" w:type="dxa"/>
              <w:right w:w="100" w:type="dxa"/>
            </w:tcMar>
          </w:tcPr>
          <w:p w14:paraId="7FD8E7C0" w14:textId="77777777" w:rsidR="00171BAB" w:rsidRDefault="00171BAB" w:rsidP="00AF44BD">
            <w:pPr>
              <w:widowControl w:val="0"/>
              <w:spacing w:line="240" w:lineRule="auto"/>
            </w:pPr>
          </w:p>
        </w:tc>
        <w:tc>
          <w:tcPr>
            <w:tcW w:w="2160" w:type="dxa"/>
            <w:shd w:val="clear" w:color="auto" w:fill="auto"/>
            <w:tcMar>
              <w:top w:w="100" w:type="dxa"/>
              <w:left w:w="100" w:type="dxa"/>
              <w:bottom w:w="100" w:type="dxa"/>
              <w:right w:w="100" w:type="dxa"/>
            </w:tcMar>
          </w:tcPr>
          <w:p w14:paraId="3F3FA411" w14:textId="77777777" w:rsidR="00171BAB" w:rsidRDefault="001F372A" w:rsidP="00AF44BD">
            <w:pPr>
              <w:widowControl w:val="0"/>
              <w:spacing w:line="240" w:lineRule="auto"/>
              <w:jc w:val="center"/>
            </w:pPr>
            <w:r>
              <w:t>7308</w:t>
            </w:r>
          </w:p>
        </w:tc>
      </w:tr>
      <w:tr w:rsidR="00171BAB" w14:paraId="54C6D761" w14:textId="77777777">
        <w:trPr>
          <w:trHeight w:val="480"/>
          <w:jc w:val="center"/>
        </w:trPr>
        <w:tc>
          <w:tcPr>
            <w:tcW w:w="9000" w:type="dxa"/>
            <w:gridSpan w:val="5"/>
            <w:shd w:val="clear" w:color="auto" w:fill="auto"/>
            <w:tcMar>
              <w:top w:w="100" w:type="dxa"/>
              <w:left w:w="100" w:type="dxa"/>
              <w:bottom w:w="100" w:type="dxa"/>
              <w:right w:w="100" w:type="dxa"/>
            </w:tcMar>
          </w:tcPr>
          <w:p w14:paraId="373A5B21" w14:textId="77777777" w:rsidR="00171BAB" w:rsidRDefault="001F372A" w:rsidP="00AF44BD">
            <w:pPr>
              <w:widowControl w:val="0"/>
            </w:pPr>
            <w:r>
              <w:t>Тема работы: Автоматизация процесса анализа спектральных графиков тремора рук</w:t>
            </w:r>
          </w:p>
        </w:tc>
      </w:tr>
    </w:tbl>
    <w:p w14:paraId="6B418EA2" w14:textId="77777777" w:rsidR="00171BAB" w:rsidRDefault="00171BAB">
      <w:pPr>
        <w:ind w:firstLine="0"/>
        <w:jc w:val="left"/>
        <w:rPr>
          <w:b/>
          <w:sz w:val="2"/>
          <w:szCs w:val="2"/>
        </w:rPr>
      </w:pPr>
    </w:p>
    <w:tbl>
      <w:tblPr>
        <w:tblStyle w:val="a9"/>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5670"/>
        <w:gridCol w:w="2773"/>
      </w:tblGrid>
      <w:tr w:rsidR="00171BAB" w14:paraId="5E269F77" w14:textId="77777777" w:rsidTr="004944B2">
        <w:trPr>
          <w:jc w:val="center"/>
        </w:trPr>
        <w:tc>
          <w:tcPr>
            <w:tcW w:w="557" w:type="dxa"/>
            <w:shd w:val="clear" w:color="auto" w:fill="auto"/>
            <w:tcMar>
              <w:top w:w="100" w:type="dxa"/>
              <w:left w:w="100" w:type="dxa"/>
              <w:bottom w:w="100" w:type="dxa"/>
              <w:right w:w="100" w:type="dxa"/>
            </w:tcMar>
          </w:tcPr>
          <w:p w14:paraId="4D09DA5B" w14:textId="77777777" w:rsidR="00171BAB" w:rsidRDefault="001F372A">
            <w:pPr>
              <w:widowControl w:val="0"/>
              <w:spacing w:line="240" w:lineRule="auto"/>
              <w:ind w:firstLine="0"/>
              <w:jc w:val="center"/>
              <w:rPr>
                <w:sz w:val="26"/>
                <w:szCs w:val="26"/>
              </w:rPr>
            </w:pPr>
            <w:r>
              <w:rPr>
                <w:sz w:val="26"/>
                <w:szCs w:val="26"/>
              </w:rPr>
              <w:t>№ п/п</w:t>
            </w:r>
          </w:p>
        </w:tc>
        <w:tc>
          <w:tcPr>
            <w:tcW w:w="5670" w:type="dxa"/>
            <w:shd w:val="clear" w:color="auto" w:fill="auto"/>
            <w:tcMar>
              <w:top w:w="100" w:type="dxa"/>
              <w:left w:w="100" w:type="dxa"/>
              <w:bottom w:w="100" w:type="dxa"/>
              <w:right w:w="100" w:type="dxa"/>
            </w:tcMar>
          </w:tcPr>
          <w:p w14:paraId="0E0AB87E" w14:textId="77777777" w:rsidR="00171BAB" w:rsidRDefault="001F372A">
            <w:pPr>
              <w:widowControl w:val="0"/>
              <w:spacing w:line="240" w:lineRule="auto"/>
              <w:ind w:firstLine="0"/>
              <w:jc w:val="center"/>
              <w:rPr>
                <w:sz w:val="26"/>
                <w:szCs w:val="26"/>
              </w:rPr>
            </w:pPr>
            <w:r>
              <w:rPr>
                <w:sz w:val="26"/>
                <w:szCs w:val="26"/>
              </w:rPr>
              <w:t>Наименование работ</w:t>
            </w:r>
          </w:p>
        </w:tc>
        <w:tc>
          <w:tcPr>
            <w:tcW w:w="2773" w:type="dxa"/>
            <w:shd w:val="clear" w:color="auto" w:fill="auto"/>
            <w:tcMar>
              <w:top w:w="100" w:type="dxa"/>
              <w:left w:w="100" w:type="dxa"/>
              <w:bottom w:w="100" w:type="dxa"/>
              <w:right w:w="100" w:type="dxa"/>
            </w:tcMar>
          </w:tcPr>
          <w:p w14:paraId="4C546EAC" w14:textId="77777777" w:rsidR="00171BAB" w:rsidRDefault="001F372A">
            <w:pPr>
              <w:widowControl w:val="0"/>
              <w:spacing w:line="240" w:lineRule="auto"/>
              <w:ind w:firstLine="0"/>
              <w:jc w:val="center"/>
              <w:rPr>
                <w:sz w:val="26"/>
                <w:szCs w:val="26"/>
              </w:rPr>
            </w:pPr>
            <w:r>
              <w:rPr>
                <w:sz w:val="26"/>
                <w:szCs w:val="26"/>
              </w:rPr>
              <w:t>Срок выполнения</w:t>
            </w:r>
          </w:p>
        </w:tc>
      </w:tr>
      <w:tr w:rsidR="00171BAB" w14:paraId="68D7107A" w14:textId="77777777" w:rsidTr="004944B2">
        <w:trPr>
          <w:jc w:val="center"/>
        </w:trPr>
        <w:tc>
          <w:tcPr>
            <w:tcW w:w="557" w:type="dxa"/>
            <w:shd w:val="clear" w:color="auto" w:fill="auto"/>
            <w:tcMar>
              <w:top w:w="100" w:type="dxa"/>
              <w:left w:w="100" w:type="dxa"/>
              <w:bottom w:w="100" w:type="dxa"/>
              <w:right w:w="100" w:type="dxa"/>
            </w:tcMar>
          </w:tcPr>
          <w:p w14:paraId="0AC0700D" w14:textId="77777777" w:rsidR="00171BAB" w:rsidRDefault="001F372A" w:rsidP="00AF44BD">
            <w:pPr>
              <w:widowControl w:val="0"/>
              <w:spacing w:line="240" w:lineRule="auto"/>
              <w:ind w:firstLine="0"/>
              <w:jc w:val="left"/>
              <w:rPr>
                <w:sz w:val="26"/>
                <w:szCs w:val="26"/>
              </w:rPr>
            </w:pPr>
            <w:r>
              <w:rPr>
                <w:sz w:val="26"/>
                <w:szCs w:val="26"/>
              </w:rPr>
              <w:t>1</w:t>
            </w:r>
          </w:p>
        </w:tc>
        <w:tc>
          <w:tcPr>
            <w:tcW w:w="5670" w:type="dxa"/>
            <w:shd w:val="clear" w:color="auto" w:fill="auto"/>
            <w:tcMar>
              <w:top w:w="100" w:type="dxa"/>
              <w:left w:w="100" w:type="dxa"/>
              <w:bottom w:w="100" w:type="dxa"/>
              <w:right w:w="100" w:type="dxa"/>
            </w:tcMar>
          </w:tcPr>
          <w:p w14:paraId="139751B5" w14:textId="77777777" w:rsidR="00171BAB" w:rsidRDefault="001F372A" w:rsidP="00AF44BD">
            <w:pPr>
              <w:widowControl w:val="0"/>
              <w:spacing w:line="240" w:lineRule="auto"/>
              <w:ind w:firstLine="0"/>
              <w:jc w:val="left"/>
              <w:rPr>
                <w:sz w:val="26"/>
                <w:szCs w:val="26"/>
              </w:rPr>
            </w:pPr>
            <w:r>
              <w:rPr>
                <w:sz w:val="26"/>
                <w:szCs w:val="26"/>
              </w:rPr>
              <w:t>Обзор литературы по теме работы</w:t>
            </w:r>
          </w:p>
        </w:tc>
        <w:tc>
          <w:tcPr>
            <w:tcW w:w="2773" w:type="dxa"/>
            <w:shd w:val="clear" w:color="auto" w:fill="auto"/>
            <w:tcMar>
              <w:top w:w="100" w:type="dxa"/>
              <w:left w:w="100" w:type="dxa"/>
              <w:bottom w:w="100" w:type="dxa"/>
              <w:right w:w="100" w:type="dxa"/>
            </w:tcMar>
          </w:tcPr>
          <w:p w14:paraId="2F263BF6" w14:textId="77777777" w:rsidR="00171BAB" w:rsidRDefault="001F372A" w:rsidP="00AF44BD">
            <w:pPr>
              <w:widowControl w:val="0"/>
              <w:spacing w:line="240" w:lineRule="auto"/>
              <w:ind w:firstLine="0"/>
              <w:jc w:val="left"/>
              <w:rPr>
                <w:sz w:val="26"/>
                <w:szCs w:val="26"/>
              </w:rPr>
            </w:pPr>
            <w:r>
              <w:rPr>
                <w:sz w:val="26"/>
                <w:szCs w:val="26"/>
              </w:rPr>
              <w:t>01.02.2023 - 07.02.2023</w:t>
            </w:r>
          </w:p>
        </w:tc>
      </w:tr>
      <w:tr w:rsidR="00171BAB" w14:paraId="1F45D9F6" w14:textId="77777777" w:rsidTr="004944B2">
        <w:trPr>
          <w:jc w:val="center"/>
        </w:trPr>
        <w:tc>
          <w:tcPr>
            <w:tcW w:w="557" w:type="dxa"/>
            <w:shd w:val="clear" w:color="auto" w:fill="auto"/>
            <w:tcMar>
              <w:top w:w="100" w:type="dxa"/>
              <w:left w:w="100" w:type="dxa"/>
              <w:bottom w:w="100" w:type="dxa"/>
              <w:right w:w="100" w:type="dxa"/>
            </w:tcMar>
          </w:tcPr>
          <w:p w14:paraId="1D9FF66F" w14:textId="77777777" w:rsidR="00171BAB" w:rsidRDefault="001F372A" w:rsidP="00AF44BD">
            <w:pPr>
              <w:widowControl w:val="0"/>
              <w:spacing w:line="240" w:lineRule="auto"/>
              <w:ind w:firstLine="0"/>
              <w:jc w:val="left"/>
              <w:rPr>
                <w:sz w:val="26"/>
                <w:szCs w:val="26"/>
              </w:rPr>
            </w:pPr>
            <w:r>
              <w:rPr>
                <w:sz w:val="26"/>
                <w:szCs w:val="26"/>
              </w:rPr>
              <w:t>2</w:t>
            </w:r>
          </w:p>
        </w:tc>
        <w:tc>
          <w:tcPr>
            <w:tcW w:w="5670" w:type="dxa"/>
            <w:shd w:val="clear" w:color="auto" w:fill="auto"/>
            <w:tcMar>
              <w:top w:w="100" w:type="dxa"/>
              <w:left w:w="100" w:type="dxa"/>
              <w:bottom w:w="100" w:type="dxa"/>
              <w:right w:w="100" w:type="dxa"/>
            </w:tcMar>
          </w:tcPr>
          <w:p w14:paraId="1CBDB933" w14:textId="77777777" w:rsidR="00171BAB" w:rsidRDefault="001F372A" w:rsidP="00AF44BD">
            <w:pPr>
              <w:widowControl w:val="0"/>
              <w:tabs>
                <w:tab w:val="right" w:pos="12000"/>
              </w:tabs>
              <w:spacing w:before="60" w:line="240" w:lineRule="auto"/>
              <w:ind w:firstLine="0"/>
              <w:rPr>
                <w:sz w:val="26"/>
                <w:szCs w:val="26"/>
              </w:rPr>
            </w:pPr>
            <w:r>
              <w:rPr>
                <w:sz w:val="26"/>
                <w:szCs w:val="26"/>
              </w:rPr>
              <w:t>Обработка данных</w:t>
            </w:r>
          </w:p>
        </w:tc>
        <w:tc>
          <w:tcPr>
            <w:tcW w:w="2773" w:type="dxa"/>
            <w:shd w:val="clear" w:color="auto" w:fill="auto"/>
            <w:tcMar>
              <w:top w:w="100" w:type="dxa"/>
              <w:left w:w="100" w:type="dxa"/>
              <w:bottom w:w="100" w:type="dxa"/>
              <w:right w:w="100" w:type="dxa"/>
            </w:tcMar>
          </w:tcPr>
          <w:p w14:paraId="357687D6" w14:textId="77777777" w:rsidR="00171BAB" w:rsidRDefault="001F372A" w:rsidP="00AF44BD">
            <w:pPr>
              <w:widowControl w:val="0"/>
              <w:spacing w:line="240" w:lineRule="auto"/>
              <w:ind w:firstLine="0"/>
              <w:jc w:val="left"/>
              <w:rPr>
                <w:sz w:val="26"/>
                <w:szCs w:val="26"/>
              </w:rPr>
            </w:pPr>
            <w:r>
              <w:rPr>
                <w:sz w:val="26"/>
                <w:szCs w:val="26"/>
              </w:rPr>
              <w:t>08.02.2023 - 28.02.2023</w:t>
            </w:r>
          </w:p>
        </w:tc>
      </w:tr>
      <w:tr w:rsidR="00171BAB" w14:paraId="7FC73262" w14:textId="77777777" w:rsidTr="004944B2">
        <w:trPr>
          <w:jc w:val="center"/>
        </w:trPr>
        <w:tc>
          <w:tcPr>
            <w:tcW w:w="557" w:type="dxa"/>
            <w:shd w:val="clear" w:color="auto" w:fill="auto"/>
            <w:tcMar>
              <w:top w:w="100" w:type="dxa"/>
              <w:left w:w="100" w:type="dxa"/>
              <w:bottom w:w="100" w:type="dxa"/>
              <w:right w:w="100" w:type="dxa"/>
            </w:tcMar>
          </w:tcPr>
          <w:p w14:paraId="55C77534" w14:textId="77777777" w:rsidR="00171BAB" w:rsidRDefault="001F372A" w:rsidP="00AF44BD">
            <w:pPr>
              <w:widowControl w:val="0"/>
              <w:spacing w:line="240" w:lineRule="auto"/>
              <w:ind w:firstLine="0"/>
              <w:jc w:val="left"/>
              <w:rPr>
                <w:sz w:val="26"/>
                <w:szCs w:val="26"/>
              </w:rPr>
            </w:pPr>
            <w:r>
              <w:rPr>
                <w:sz w:val="26"/>
                <w:szCs w:val="26"/>
              </w:rPr>
              <w:t>2</w:t>
            </w:r>
          </w:p>
        </w:tc>
        <w:tc>
          <w:tcPr>
            <w:tcW w:w="5670" w:type="dxa"/>
            <w:shd w:val="clear" w:color="auto" w:fill="auto"/>
            <w:tcMar>
              <w:top w:w="100" w:type="dxa"/>
              <w:left w:w="100" w:type="dxa"/>
              <w:bottom w:w="100" w:type="dxa"/>
              <w:right w:w="100" w:type="dxa"/>
            </w:tcMar>
          </w:tcPr>
          <w:p w14:paraId="5FE826A1" w14:textId="77777777" w:rsidR="00171BAB" w:rsidRDefault="00BC040D" w:rsidP="00AF44BD">
            <w:pPr>
              <w:widowControl w:val="0"/>
              <w:tabs>
                <w:tab w:val="right" w:pos="12000"/>
              </w:tabs>
              <w:spacing w:before="60" w:line="240" w:lineRule="auto"/>
              <w:ind w:firstLine="0"/>
              <w:rPr>
                <w:sz w:val="26"/>
                <w:szCs w:val="26"/>
              </w:rPr>
            </w:pPr>
            <w:hyperlink w:anchor="_aci07yhpd0a">
              <w:r w:rsidR="001F372A">
                <w:rPr>
                  <w:sz w:val="26"/>
                  <w:szCs w:val="26"/>
                </w:rPr>
                <w:t>Реализация сравнения спектральных графиков</w:t>
              </w:r>
            </w:hyperlink>
          </w:p>
        </w:tc>
        <w:tc>
          <w:tcPr>
            <w:tcW w:w="2773" w:type="dxa"/>
            <w:shd w:val="clear" w:color="auto" w:fill="auto"/>
            <w:tcMar>
              <w:top w:w="100" w:type="dxa"/>
              <w:left w:w="100" w:type="dxa"/>
              <w:bottom w:w="100" w:type="dxa"/>
              <w:right w:w="100" w:type="dxa"/>
            </w:tcMar>
          </w:tcPr>
          <w:p w14:paraId="681EC70D" w14:textId="77777777" w:rsidR="00171BAB" w:rsidRDefault="001F372A" w:rsidP="00AF44BD">
            <w:pPr>
              <w:widowControl w:val="0"/>
              <w:spacing w:line="240" w:lineRule="auto"/>
              <w:ind w:firstLine="0"/>
              <w:jc w:val="left"/>
              <w:rPr>
                <w:sz w:val="26"/>
                <w:szCs w:val="26"/>
              </w:rPr>
            </w:pPr>
            <w:r>
              <w:rPr>
                <w:sz w:val="26"/>
                <w:szCs w:val="26"/>
              </w:rPr>
              <w:t>01.03.2023 - 30.04.2023</w:t>
            </w:r>
          </w:p>
        </w:tc>
      </w:tr>
      <w:tr w:rsidR="00171BAB" w14:paraId="0B46A95D" w14:textId="77777777" w:rsidTr="004944B2">
        <w:trPr>
          <w:jc w:val="center"/>
        </w:trPr>
        <w:tc>
          <w:tcPr>
            <w:tcW w:w="557" w:type="dxa"/>
            <w:shd w:val="clear" w:color="auto" w:fill="auto"/>
            <w:tcMar>
              <w:top w:w="100" w:type="dxa"/>
              <w:left w:w="100" w:type="dxa"/>
              <w:bottom w:w="100" w:type="dxa"/>
              <w:right w:w="100" w:type="dxa"/>
            </w:tcMar>
          </w:tcPr>
          <w:p w14:paraId="17E4D2B0" w14:textId="77777777" w:rsidR="00171BAB" w:rsidRDefault="001F372A">
            <w:pPr>
              <w:widowControl w:val="0"/>
              <w:spacing w:line="240" w:lineRule="auto"/>
              <w:ind w:firstLine="0"/>
              <w:jc w:val="left"/>
              <w:rPr>
                <w:sz w:val="26"/>
                <w:szCs w:val="26"/>
              </w:rPr>
            </w:pPr>
            <w:r>
              <w:rPr>
                <w:sz w:val="26"/>
                <w:szCs w:val="26"/>
              </w:rPr>
              <w:t>3</w:t>
            </w:r>
          </w:p>
        </w:tc>
        <w:tc>
          <w:tcPr>
            <w:tcW w:w="5670" w:type="dxa"/>
            <w:shd w:val="clear" w:color="auto" w:fill="auto"/>
            <w:tcMar>
              <w:top w:w="100" w:type="dxa"/>
              <w:left w:w="100" w:type="dxa"/>
              <w:bottom w:w="100" w:type="dxa"/>
              <w:right w:w="100" w:type="dxa"/>
            </w:tcMar>
          </w:tcPr>
          <w:p w14:paraId="407371CB" w14:textId="77777777" w:rsidR="00171BAB" w:rsidRDefault="001F372A">
            <w:pPr>
              <w:widowControl w:val="0"/>
              <w:tabs>
                <w:tab w:val="right" w:pos="12000"/>
              </w:tabs>
              <w:spacing w:before="60"/>
              <w:ind w:firstLine="0"/>
              <w:rPr>
                <w:sz w:val="26"/>
                <w:szCs w:val="26"/>
              </w:rPr>
            </w:pPr>
            <w:r>
              <w:rPr>
                <w:sz w:val="26"/>
                <w:szCs w:val="26"/>
              </w:rPr>
              <w:t>Составление бизнес-плана по коммерциализации результатов НИР магистранта</w:t>
            </w:r>
          </w:p>
        </w:tc>
        <w:tc>
          <w:tcPr>
            <w:tcW w:w="2773" w:type="dxa"/>
            <w:shd w:val="clear" w:color="auto" w:fill="auto"/>
            <w:tcMar>
              <w:top w:w="100" w:type="dxa"/>
              <w:left w:w="100" w:type="dxa"/>
              <w:bottom w:w="100" w:type="dxa"/>
              <w:right w:w="100" w:type="dxa"/>
            </w:tcMar>
          </w:tcPr>
          <w:p w14:paraId="27E15A01" w14:textId="77777777" w:rsidR="00171BAB" w:rsidRDefault="001F372A">
            <w:pPr>
              <w:widowControl w:val="0"/>
              <w:spacing w:line="240" w:lineRule="auto"/>
              <w:ind w:firstLine="0"/>
              <w:jc w:val="left"/>
              <w:rPr>
                <w:sz w:val="26"/>
                <w:szCs w:val="26"/>
              </w:rPr>
            </w:pPr>
            <w:r>
              <w:rPr>
                <w:sz w:val="26"/>
                <w:szCs w:val="26"/>
              </w:rPr>
              <w:t>01.05.2023 - 14.04.2023</w:t>
            </w:r>
          </w:p>
        </w:tc>
      </w:tr>
      <w:tr w:rsidR="00171BAB" w14:paraId="791B719B" w14:textId="77777777" w:rsidTr="004944B2">
        <w:trPr>
          <w:jc w:val="center"/>
        </w:trPr>
        <w:tc>
          <w:tcPr>
            <w:tcW w:w="557" w:type="dxa"/>
            <w:shd w:val="clear" w:color="auto" w:fill="auto"/>
            <w:tcMar>
              <w:top w:w="100" w:type="dxa"/>
              <w:left w:w="100" w:type="dxa"/>
              <w:bottom w:w="100" w:type="dxa"/>
              <w:right w:w="100" w:type="dxa"/>
            </w:tcMar>
          </w:tcPr>
          <w:p w14:paraId="30DC15D3" w14:textId="77777777" w:rsidR="00171BAB" w:rsidRDefault="001F372A" w:rsidP="00AF44BD">
            <w:pPr>
              <w:widowControl w:val="0"/>
              <w:spacing w:line="240" w:lineRule="auto"/>
              <w:ind w:firstLine="0"/>
              <w:jc w:val="left"/>
              <w:rPr>
                <w:sz w:val="26"/>
                <w:szCs w:val="26"/>
              </w:rPr>
            </w:pPr>
            <w:r>
              <w:rPr>
                <w:sz w:val="26"/>
                <w:szCs w:val="26"/>
              </w:rPr>
              <w:t>5</w:t>
            </w:r>
          </w:p>
        </w:tc>
        <w:tc>
          <w:tcPr>
            <w:tcW w:w="5670" w:type="dxa"/>
            <w:shd w:val="clear" w:color="auto" w:fill="auto"/>
            <w:tcMar>
              <w:top w:w="100" w:type="dxa"/>
              <w:left w:w="100" w:type="dxa"/>
              <w:bottom w:w="100" w:type="dxa"/>
              <w:right w:w="100" w:type="dxa"/>
            </w:tcMar>
          </w:tcPr>
          <w:p w14:paraId="063E0C9C" w14:textId="77777777" w:rsidR="00171BAB" w:rsidRDefault="001F372A" w:rsidP="00AF44BD">
            <w:pPr>
              <w:widowControl w:val="0"/>
              <w:spacing w:line="240" w:lineRule="auto"/>
              <w:ind w:firstLine="0"/>
              <w:jc w:val="left"/>
              <w:rPr>
                <w:sz w:val="26"/>
                <w:szCs w:val="26"/>
              </w:rPr>
            </w:pPr>
            <w:r>
              <w:rPr>
                <w:sz w:val="26"/>
                <w:szCs w:val="26"/>
              </w:rPr>
              <w:t>Оформление пояснительной записки</w:t>
            </w:r>
          </w:p>
        </w:tc>
        <w:tc>
          <w:tcPr>
            <w:tcW w:w="2773" w:type="dxa"/>
            <w:shd w:val="clear" w:color="auto" w:fill="auto"/>
            <w:tcMar>
              <w:top w:w="100" w:type="dxa"/>
              <w:left w:w="100" w:type="dxa"/>
              <w:bottom w:w="100" w:type="dxa"/>
              <w:right w:w="100" w:type="dxa"/>
            </w:tcMar>
          </w:tcPr>
          <w:p w14:paraId="15765EB1" w14:textId="77777777" w:rsidR="00171BAB" w:rsidRDefault="001F372A" w:rsidP="00AF44BD">
            <w:pPr>
              <w:widowControl w:val="0"/>
              <w:spacing w:line="240" w:lineRule="auto"/>
              <w:ind w:firstLine="0"/>
              <w:jc w:val="left"/>
              <w:rPr>
                <w:sz w:val="26"/>
                <w:szCs w:val="26"/>
              </w:rPr>
            </w:pPr>
            <w:r>
              <w:rPr>
                <w:sz w:val="26"/>
                <w:szCs w:val="26"/>
              </w:rPr>
              <w:t>15.05.2023 - 21.05.2023</w:t>
            </w:r>
          </w:p>
        </w:tc>
      </w:tr>
    </w:tbl>
    <w:p w14:paraId="2CE24830" w14:textId="77777777" w:rsidR="00171BAB" w:rsidRDefault="00171BAB">
      <w:pPr>
        <w:ind w:firstLine="0"/>
        <w:jc w:val="left"/>
        <w:rPr>
          <w:b/>
          <w:sz w:val="14"/>
          <w:szCs w:val="14"/>
        </w:rPr>
      </w:pPr>
    </w:p>
    <w:tbl>
      <w:tblPr>
        <w:tblStyle w:val="aa"/>
        <w:tblW w:w="9000"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085"/>
        <w:gridCol w:w="2370"/>
        <w:gridCol w:w="1980"/>
        <w:gridCol w:w="405"/>
        <w:gridCol w:w="2160"/>
      </w:tblGrid>
      <w:tr w:rsidR="00171BAB" w14:paraId="3BAF3FBA" w14:textId="77777777" w:rsidTr="00AF44BD">
        <w:trPr>
          <w:trHeight w:val="381"/>
          <w:jc w:val="center"/>
        </w:trPr>
        <w:tc>
          <w:tcPr>
            <w:tcW w:w="2085" w:type="dxa"/>
            <w:shd w:val="clear" w:color="auto" w:fill="auto"/>
            <w:tcMar>
              <w:top w:w="100" w:type="dxa"/>
              <w:left w:w="100" w:type="dxa"/>
              <w:bottom w:w="100" w:type="dxa"/>
              <w:right w:w="100" w:type="dxa"/>
            </w:tcMar>
          </w:tcPr>
          <w:p w14:paraId="7FF81D18" w14:textId="77777777" w:rsidR="00171BAB" w:rsidRDefault="001F372A">
            <w:pPr>
              <w:widowControl w:val="0"/>
              <w:spacing w:line="240" w:lineRule="auto"/>
              <w:ind w:firstLine="0"/>
            </w:pPr>
            <w:r>
              <w:t>Студент</w:t>
            </w:r>
          </w:p>
        </w:tc>
        <w:tc>
          <w:tcPr>
            <w:tcW w:w="2370" w:type="dxa"/>
            <w:shd w:val="clear" w:color="auto" w:fill="auto"/>
            <w:tcMar>
              <w:top w:w="100" w:type="dxa"/>
              <w:left w:w="100" w:type="dxa"/>
              <w:bottom w:w="100" w:type="dxa"/>
              <w:right w:w="100" w:type="dxa"/>
            </w:tcMar>
          </w:tcPr>
          <w:p w14:paraId="6C8122BE" w14:textId="77777777" w:rsidR="00171BAB" w:rsidRDefault="00171BAB">
            <w:pPr>
              <w:widowControl w:val="0"/>
              <w:spacing w:line="240" w:lineRule="auto"/>
              <w:ind w:firstLine="0"/>
            </w:pPr>
          </w:p>
        </w:tc>
        <w:tc>
          <w:tcPr>
            <w:tcW w:w="1980" w:type="dxa"/>
            <w:shd w:val="clear" w:color="auto" w:fill="auto"/>
            <w:tcMar>
              <w:top w:w="100" w:type="dxa"/>
              <w:left w:w="100" w:type="dxa"/>
              <w:bottom w:w="100" w:type="dxa"/>
              <w:right w:w="100" w:type="dxa"/>
            </w:tcMar>
          </w:tcPr>
          <w:p w14:paraId="311ECB22" w14:textId="77777777" w:rsidR="00171BAB" w:rsidRDefault="001F372A">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0563B7CA" w14:textId="77777777" w:rsidR="00171BAB" w:rsidRDefault="00171BAB">
            <w:pPr>
              <w:widowControl w:val="0"/>
              <w:spacing w:line="240" w:lineRule="auto"/>
              <w:ind w:firstLine="0"/>
            </w:pPr>
          </w:p>
        </w:tc>
        <w:tc>
          <w:tcPr>
            <w:tcW w:w="2160" w:type="dxa"/>
            <w:shd w:val="clear" w:color="auto" w:fill="auto"/>
            <w:tcMar>
              <w:top w:w="100" w:type="dxa"/>
              <w:left w:w="100" w:type="dxa"/>
              <w:bottom w:w="100" w:type="dxa"/>
              <w:right w:w="100" w:type="dxa"/>
            </w:tcMar>
          </w:tcPr>
          <w:p w14:paraId="5D8E6B17" w14:textId="5764034F" w:rsidR="00171BAB" w:rsidRDefault="001F372A">
            <w:pPr>
              <w:widowControl w:val="0"/>
              <w:spacing w:line="240" w:lineRule="auto"/>
              <w:ind w:firstLine="0"/>
            </w:pPr>
            <w:r>
              <w:t>Боевец А.</w:t>
            </w:r>
            <w:r w:rsidR="00AF44BD">
              <w:rPr>
                <w:lang w:val="ru-RU"/>
              </w:rPr>
              <w:t xml:space="preserve"> </w:t>
            </w:r>
            <w:r>
              <w:t>А.</w:t>
            </w:r>
          </w:p>
        </w:tc>
      </w:tr>
      <w:tr w:rsidR="00171BAB" w14:paraId="58368A73" w14:textId="77777777" w:rsidTr="00AF44BD">
        <w:trPr>
          <w:trHeight w:val="205"/>
          <w:jc w:val="center"/>
        </w:trPr>
        <w:tc>
          <w:tcPr>
            <w:tcW w:w="2085" w:type="dxa"/>
            <w:shd w:val="clear" w:color="auto" w:fill="auto"/>
            <w:tcMar>
              <w:top w:w="100" w:type="dxa"/>
              <w:left w:w="100" w:type="dxa"/>
              <w:bottom w:w="100" w:type="dxa"/>
              <w:right w:w="100" w:type="dxa"/>
            </w:tcMar>
          </w:tcPr>
          <w:p w14:paraId="4D2C8B66" w14:textId="77777777" w:rsidR="00171BAB" w:rsidRDefault="00171BAB">
            <w:pPr>
              <w:widowControl w:val="0"/>
              <w:spacing w:line="240" w:lineRule="auto"/>
              <w:ind w:firstLine="0"/>
            </w:pPr>
          </w:p>
        </w:tc>
        <w:tc>
          <w:tcPr>
            <w:tcW w:w="2370" w:type="dxa"/>
            <w:shd w:val="clear" w:color="auto" w:fill="auto"/>
            <w:tcMar>
              <w:top w:w="100" w:type="dxa"/>
              <w:left w:w="100" w:type="dxa"/>
              <w:bottom w:w="100" w:type="dxa"/>
              <w:right w:w="100" w:type="dxa"/>
            </w:tcMar>
          </w:tcPr>
          <w:p w14:paraId="40ECB72C" w14:textId="77777777" w:rsidR="00171BAB" w:rsidRPr="004944B2" w:rsidRDefault="00171BAB">
            <w:pPr>
              <w:widowControl w:val="0"/>
              <w:spacing w:line="240" w:lineRule="auto"/>
              <w:ind w:firstLine="0"/>
              <w:rPr>
                <w:sz w:val="18"/>
                <w:szCs w:val="18"/>
              </w:rPr>
            </w:pPr>
          </w:p>
        </w:tc>
        <w:tc>
          <w:tcPr>
            <w:tcW w:w="1980" w:type="dxa"/>
            <w:shd w:val="clear" w:color="auto" w:fill="auto"/>
            <w:tcMar>
              <w:top w:w="100" w:type="dxa"/>
              <w:left w:w="100" w:type="dxa"/>
              <w:bottom w:w="100" w:type="dxa"/>
              <w:right w:w="100" w:type="dxa"/>
            </w:tcMar>
          </w:tcPr>
          <w:p w14:paraId="543BFB22" w14:textId="77777777" w:rsidR="00171BAB" w:rsidRDefault="001F372A">
            <w:pPr>
              <w:widowControl w:val="0"/>
              <w:spacing w:line="240" w:lineRule="auto"/>
              <w:ind w:firstLine="0"/>
              <w:jc w:val="center"/>
              <w:rPr>
                <w:sz w:val="16"/>
                <w:szCs w:val="16"/>
              </w:rPr>
            </w:pPr>
            <w:r>
              <w:rPr>
                <w:sz w:val="16"/>
                <w:szCs w:val="16"/>
              </w:rPr>
              <w:t>подпись</w:t>
            </w:r>
          </w:p>
        </w:tc>
        <w:tc>
          <w:tcPr>
            <w:tcW w:w="405" w:type="dxa"/>
            <w:shd w:val="clear" w:color="auto" w:fill="auto"/>
            <w:tcMar>
              <w:top w:w="100" w:type="dxa"/>
              <w:left w:w="100" w:type="dxa"/>
              <w:bottom w:w="100" w:type="dxa"/>
              <w:right w:w="100" w:type="dxa"/>
            </w:tcMar>
          </w:tcPr>
          <w:p w14:paraId="1C1E33A0" w14:textId="77777777" w:rsidR="00171BAB" w:rsidRDefault="00171BAB">
            <w:pPr>
              <w:widowControl w:val="0"/>
              <w:spacing w:line="240" w:lineRule="auto"/>
              <w:ind w:firstLine="0"/>
            </w:pPr>
          </w:p>
        </w:tc>
        <w:tc>
          <w:tcPr>
            <w:tcW w:w="2160" w:type="dxa"/>
            <w:shd w:val="clear" w:color="auto" w:fill="auto"/>
            <w:tcMar>
              <w:top w:w="100" w:type="dxa"/>
              <w:left w:w="100" w:type="dxa"/>
              <w:bottom w:w="100" w:type="dxa"/>
              <w:right w:w="100" w:type="dxa"/>
            </w:tcMar>
          </w:tcPr>
          <w:p w14:paraId="4DAF46A8" w14:textId="77777777" w:rsidR="00171BAB" w:rsidRDefault="00171BAB">
            <w:pPr>
              <w:widowControl w:val="0"/>
              <w:spacing w:line="240" w:lineRule="auto"/>
              <w:ind w:firstLine="0"/>
            </w:pPr>
          </w:p>
        </w:tc>
      </w:tr>
      <w:tr w:rsidR="00171BAB" w14:paraId="6B4CCEA7" w14:textId="77777777">
        <w:trPr>
          <w:trHeight w:val="480"/>
          <w:jc w:val="center"/>
        </w:trPr>
        <w:tc>
          <w:tcPr>
            <w:tcW w:w="2085" w:type="dxa"/>
            <w:shd w:val="clear" w:color="auto" w:fill="auto"/>
            <w:tcMar>
              <w:top w:w="100" w:type="dxa"/>
              <w:left w:w="100" w:type="dxa"/>
              <w:bottom w:w="100" w:type="dxa"/>
              <w:right w:w="100" w:type="dxa"/>
            </w:tcMar>
          </w:tcPr>
          <w:p w14:paraId="3F6A3B70" w14:textId="77777777" w:rsidR="00171BAB" w:rsidRDefault="001F372A">
            <w:pPr>
              <w:widowControl w:val="0"/>
              <w:spacing w:line="240" w:lineRule="auto"/>
              <w:ind w:firstLine="0"/>
            </w:pPr>
            <w:r>
              <w:t>Руководитель</w:t>
            </w:r>
          </w:p>
        </w:tc>
        <w:tc>
          <w:tcPr>
            <w:tcW w:w="2370" w:type="dxa"/>
            <w:shd w:val="clear" w:color="auto" w:fill="auto"/>
            <w:tcMar>
              <w:top w:w="100" w:type="dxa"/>
              <w:left w:w="100" w:type="dxa"/>
              <w:bottom w:w="100" w:type="dxa"/>
              <w:right w:w="100" w:type="dxa"/>
            </w:tcMar>
          </w:tcPr>
          <w:p w14:paraId="69771379" w14:textId="77777777" w:rsidR="00171BAB" w:rsidRDefault="001F372A">
            <w:pPr>
              <w:widowControl w:val="0"/>
              <w:spacing w:line="240" w:lineRule="auto"/>
              <w:ind w:firstLine="0"/>
            </w:pPr>
            <w:r>
              <w:t>д.т.н., профессор</w:t>
            </w:r>
          </w:p>
        </w:tc>
        <w:tc>
          <w:tcPr>
            <w:tcW w:w="1980" w:type="dxa"/>
            <w:shd w:val="clear" w:color="auto" w:fill="auto"/>
            <w:tcMar>
              <w:top w:w="100" w:type="dxa"/>
              <w:left w:w="100" w:type="dxa"/>
              <w:bottom w:w="100" w:type="dxa"/>
              <w:right w:w="100" w:type="dxa"/>
            </w:tcMar>
          </w:tcPr>
          <w:p w14:paraId="1832F65B" w14:textId="77777777" w:rsidR="00171BAB" w:rsidRDefault="001F372A">
            <w:pPr>
              <w:widowControl w:val="0"/>
              <w:spacing w:line="240" w:lineRule="auto"/>
              <w:ind w:firstLine="0"/>
            </w:pPr>
            <w:r>
              <w:t>____________</w:t>
            </w:r>
          </w:p>
        </w:tc>
        <w:tc>
          <w:tcPr>
            <w:tcW w:w="405" w:type="dxa"/>
            <w:shd w:val="clear" w:color="auto" w:fill="auto"/>
            <w:tcMar>
              <w:top w:w="100" w:type="dxa"/>
              <w:left w:w="100" w:type="dxa"/>
              <w:bottom w:w="100" w:type="dxa"/>
              <w:right w:w="100" w:type="dxa"/>
            </w:tcMar>
          </w:tcPr>
          <w:p w14:paraId="7621BC06" w14:textId="77777777" w:rsidR="00171BAB" w:rsidRDefault="00171BAB">
            <w:pPr>
              <w:widowControl w:val="0"/>
              <w:spacing w:line="240" w:lineRule="auto"/>
              <w:ind w:firstLine="0"/>
            </w:pPr>
          </w:p>
        </w:tc>
        <w:tc>
          <w:tcPr>
            <w:tcW w:w="2160" w:type="dxa"/>
            <w:shd w:val="clear" w:color="auto" w:fill="auto"/>
            <w:tcMar>
              <w:top w:w="100" w:type="dxa"/>
              <w:left w:w="100" w:type="dxa"/>
              <w:bottom w:w="100" w:type="dxa"/>
              <w:right w:w="100" w:type="dxa"/>
            </w:tcMar>
          </w:tcPr>
          <w:p w14:paraId="07373083" w14:textId="77777777" w:rsidR="00171BAB" w:rsidRDefault="001F372A">
            <w:pPr>
              <w:widowControl w:val="0"/>
              <w:spacing w:line="240" w:lineRule="auto"/>
              <w:ind w:firstLine="0"/>
            </w:pPr>
            <w:r>
              <w:t>Шичкина Ю. А.</w:t>
            </w:r>
          </w:p>
        </w:tc>
      </w:tr>
      <w:tr w:rsidR="00171BAB" w14:paraId="0F33299F" w14:textId="77777777">
        <w:trPr>
          <w:trHeight w:val="480"/>
          <w:jc w:val="center"/>
        </w:trPr>
        <w:tc>
          <w:tcPr>
            <w:tcW w:w="2085" w:type="dxa"/>
            <w:shd w:val="clear" w:color="auto" w:fill="auto"/>
            <w:tcMar>
              <w:top w:w="100" w:type="dxa"/>
              <w:left w:w="100" w:type="dxa"/>
              <w:bottom w:w="100" w:type="dxa"/>
              <w:right w:w="100" w:type="dxa"/>
            </w:tcMar>
          </w:tcPr>
          <w:p w14:paraId="7CA0DE4A" w14:textId="77777777" w:rsidR="00171BAB" w:rsidRDefault="00171BAB">
            <w:pPr>
              <w:widowControl w:val="0"/>
              <w:spacing w:line="240" w:lineRule="auto"/>
            </w:pPr>
          </w:p>
        </w:tc>
        <w:tc>
          <w:tcPr>
            <w:tcW w:w="2370" w:type="dxa"/>
            <w:shd w:val="clear" w:color="auto" w:fill="auto"/>
            <w:tcMar>
              <w:top w:w="100" w:type="dxa"/>
              <w:left w:w="100" w:type="dxa"/>
              <w:bottom w:w="100" w:type="dxa"/>
              <w:right w:w="100" w:type="dxa"/>
            </w:tcMar>
          </w:tcPr>
          <w:p w14:paraId="427CC660" w14:textId="77777777" w:rsidR="00171BAB" w:rsidRDefault="00171BAB">
            <w:pPr>
              <w:widowControl w:val="0"/>
              <w:spacing w:line="240" w:lineRule="auto"/>
            </w:pPr>
          </w:p>
        </w:tc>
        <w:tc>
          <w:tcPr>
            <w:tcW w:w="1980" w:type="dxa"/>
            <w:shd w:val="clear" w:color="auto" w:fill="auto"/>
            <w:tcMar>
              <w:top w:w="100" w:type="dxa"/>
              <w:left w:w="100" w:type="dxa"/>
              <w:bottom w:w="100" w:type="dxa"/>
              <w:right w:w="100" w:type="dxa"/>
            </w:tcMar>
          </w:tcPr>
          <w:p w14:paraId="47D336B4" w14:textId="77777777" w:rsidR="00171BAB" w:rsidRDefault="001F372A">
            <w:pPr>
              <w:widowControl w:val="0"/>
              <w:spacing w:line="240" w:lineRule="auto"/>
              <w:ind w:firstLine="0"/>
              <w:jc w:val="center"/>
              <w:rPr>
                <w:sz w:val="16"/>
                <w:szCs w:val="16"/>
              </w:rPr>
            </w:pPr>
            <w:r>
              <w:rPr>
                <w:sz w:val="16"/>
                <w:szCs w:val="16"/>
              </w:rPr>
              <w:t>подпись</w:t>
            </w:r>
          </w:p>
        </w:tc>
        <w:tc>
          <w:tcPr>
            <w:tcW w:w="405" w:type="dxa"/>
            <w:shd w:val="clear" w:color="auto" w:fill="auto"/>
            <w:tcMar>
              <w:top w:w="100" w:type="dxa"/>
              <w:left w:w="100" w:type="dxa"/>
              <w:bottom w:w="100" w:type="dxa"/>
              <w:right w:w="100" w:type="dxa"/>
            </w:tcMar>
          </w:tcPr>
          <w:p w14:paraId="0CE66B77" w14:textId="77777777" w:rsidR="00171BAB" w:rsidRDefault="00171BAB">
            <w:pPr>
              <w:widowControl w:val="0"/>
              <w:spacing w:line="240" w:lineRule="auto"/>
            </w:pPr>
          </w:p>
        </w:tc>
        <w:tc>
          <w:tcPr>
            <w:tcW w:w="2160" w:type="dxa"/>
            <w:shd w:val="clear" w:color="auto" w:fill="auto"/>
            <w:tcMar>
              <w:top w:w="100" w:type="dxa"/>
              <w:left w:w="100" w:type="dxa"/>
              <w:bottom w:w="100" w:type="dxa"/>
              <w:right w:w="100" w:type="dxa"/>
            </w:tcMar>
          </w:tcPr>
          <w:p w14:paraId="7EB5600F" w14:textId="77777777" w:rsidR="00171BAB" w:rsidRDefault="00171BAB">
            <w:pPr>
              <w:widowControl w:val="0"/>
              <w:spacing w:line="240" w:lineRule="auto"/>
            </w:pPr>
          </w:p>
        </w:tc>
      </w:tr>
    </w:tbl>
    <w:p w14:paraId="38D06A24" w14:textId="77777777" w:rsidR="00171BAB" w:rsidRDefault="001F372A">
      <w:pPr>
        <w:jc w:val="center"/>
        <w:rPr>
          <w:b/>
        </w:rPr>
      </w:pPr>
      <w:r>
        <w:rPr>
          <w:b/>
        </w:rPr>
        <w:lastRenderedPageBreak/>
        <w:t>РЕФЕРАТ</w:t>
      </w:r>
    </w:p>
    <w:p w14:paraId="2E84B574" w14:textId="454A329F" w:rsidR="00171BAB" w:rsidRDefault="001F372A">
      <w:r>
        <w:t xml:space="preserve">Пояснительная записка </w:t>
      </w:r>
      <w:r w:rsidR="00EA4DE4">
        <w:rPr>
          <w:lang w:val="ru-RU"/>
        </w:rPr>
        <w:t xml:space="preserve">содержит 40 страниц, </w:t>
      </w:r>
      <w:proofErr w:type="spellStart"/>
      <w:r w:rsidR="00EA4DE4">
        <w:rPr>
          <w:lang w:val="ru-RU"/>
        </w:rPr>
        <w:t>хх</w:t>
      </w:r>
      <w:proofErr w:type="spellEnd"/>
      <w:r w:rsidR="00EA4DE4">
        <w:rPr>
          <w:lang w:val="ru-RU"/>
        </w:rPr>
        <w:t xml:space="preserve"> рисунков, </w:t>
      </w:r>
      <w:proofErr w:type="spellStart"/>
      <w:r w:rsidR="00EA4DE4">
        <w:rPr>
          <w:lang w:val="ru-RU"/>
        </w:rPr>
        <w:t>хх</w:t>
      </w:r>
      <w:proofErr w:type="spellEnd"/>
      <w:r w:rsidR="00EA4DE4">
        <w:rPr>
          <w:lang w:val="ru-RU"/>
        </w:rPr>
        <w:t xml:space="preserve"> источников.</w:t>
      </w:r>
    </w:p>
    <w:p w14:paraId="3431FCD5" w14:textId="70BCE4D8" w:rsidR="00171BAB" w:rsidRPr="00EA4DE4" w:rsidRDefault="001F372A">
      <w:pPr>
        <w:rPr>
          <w:lang w:val="ru-RU"/>
        </w:rPr>
      </w:pPr>
      <w:r>
        <w:t xml:space="preserve">АВТОМАТИЗАЦИЯ </w:t>
      </w:r>
      <w:r w:rsidR="00EA4DE4">
        <w:rPr>
          <w:lang w:val="ru-RU"/>
        </w:rPr>
        <w:t>ПРОЦЕССА АНАЛИЗА</w:t>
      </w:r>
      <w:r>
        <w:t>, ТРЕМОР РУК, СПЕКТРАЛЬНЫЕ ХАРАКТЕРИСТИКИ</w:t>
      </w:r>
      <w:r w:rsidR="00EA4DE4">
        <w:rPr>
          <w:lang w:val="ru-RU"/>
        </w:rPr>
        <w:t xml:space="preserve"> ТРЕМОРА, СРАВНЕНИЕ СПЕКТРАЛЬНЫХ ГРАФИКОВ</w:t>
      </w:r>
    </w:p>
    <w:p w14:paraId="2533B9A3" w14:textId="77777777" w:rsidR="00EA4DE4" w:rsidRDefault="00EA4DE4" w:rsidP="00EA4DE4">
      <w:r>
        <w:t xml:space="preserve">Объектом </w:t>
      </w:r>
      <w:r>
        <w:rPr>
          <w:lang w:val="ru-RU"/>
        </w:rPr>
        <w:t>исследования являются спектральные графики тремора рук.</w:t>
      </w:r>
    </w:p>
    <w:p w14:paraId="4C656FC4" w14:textId="0F669870" w:rsidR="00EA4DE4" w:rsidRDefault="00EA4DE4" w:rsidP="00EA4DE4">
      <w:r w:rsidRPr="00AF44BD">
        <w:t xml:space="preserve">Предметом </w:t>
      </w:r>
      <w:r w:rsidRPr="00AF44BD">
        <w:rPr>
          <w:lang w:val="ru-RU"/>
        </w:rPr>
        <w:t xml:space="preserve">исследования </w:t>
      </w:r>
      <w:r w:rsidRPr="00AF44BD">
        <w:t xml:space="preserve">являются </w:t>
      </w:r>
      <w:r w:rsidRPr="00AF44BD">
        <w:rPr>
          <w:lang w:val="ru-RU"/>
        </w:rPr>
        <w:t xml:space="preserve">методы </w:t>
      </w:r>
      <w:commentRangeStart w:id="0"/>
      <w:r w:rsidRPr="00AF44BD">
        <w:rPr>
          <w:lang w:val="ru-RU"/>
        </w:rPr>
        <w:t>сравнения</w:t>
      </w:r>
      <w:commentRangeEnd w:id="0"/>
      <w:r w:rsidR="00AF44BD">
        <w:rPr>
          <w:rStyle w:val="ae"/>
        </w:rPr>
        <w:commentReference w:id="0"/>
      </w:r>
      <w:r w:rsidRPr="00AF44BD">
        <w:rPr>
          <w:lang w:val="ru-RU"/>
        </w:rPr>
        <w:t xml:space="preserve"> спектральных графиков тремора рук</w:t>
      </w:r>
      <w:r w:rsidRPr="00AF44BD">
        <w:t>.</w:t>
      </w:r>
    </w:p>
    <w:p w14:paraId="4168E714" w14:textId="643FEB53" w:rsidR="00EA4DE4" w:rsidRDefault="00EA4DE4" w:rsidP="00EA4DE4">
      <w:r>
        <w:t xml:space="preserve">Цель работы </w:t>
      </w:r>
      <w:r>
        <w:softHyphen/>
      </w:r>
      <w:r>
        <w:softHyphen/>
      </w:r>
      <w:r>
        <w:rPr>
          <w:lang w:val="ru-RU"/>
        </w:rPr>
        <w:t>-</w:t>
      </w:r>
      <w:r>
        <w:t xml:space="preserve"> </w:t>
      </w:r>
      <w:r w:rsidR="00AF44BD">
        <w:t>реализаци</w:t>
      </w:r>
      <w:r>
        <w:rPr>
          <w:lang w:val="ru-RU"/>
        </w:rPr>
        <w:t>я</w:t>
      </w:r>
      <w:r>
        <w:t xml:space="preserve"> анализа спектральных графиков тремора </w:t>
      </w:r>
      <w:r w:rsidR="00AF44BD">
        <w:t>рук</w:t>
      </w:r>
      <w:r>
        <w:t>.</w:t>
      </w:r>
    </w:p>
    <w:p w14:paraId="512670DE" w14:textId="775969A9" w:rsidR="00AF44BD" w:rsidRDefault="00AF44BD" w:rsidP="00AF44BD">
      <w:pPr>
        <w:rPr>
          <w:lang w:val="ru-RU"/>
        </w:rPr>
      </w:pPr>
      <w:r>
        <w:rPr>
          <w:lang w:val="ru-RU"/>
        </w:rPr>
        <w:t xml:space="preserve">Метод выполнения работы определяется следующей последовательностью задач: </w:t>
      </w:r>
    </w:p>
    <w:p w14:paraId="4AC4E87D" w14:textId="77777777" w:rsidR="00AF44BD" w:rsidRDefault="00AF44BD" w:rsidP="00AF44BD">
      <w:pPr>
        <w:rPr>
          <w:lang w:val="ru-RU"/>
        </w:rPr>
      </w:pPr>
      <w:r>
        <w:rPr>
          <w:lang w:val="ru-RU"/>
        </w:rPr>
        <w:t>1. Сравнительный анализ методов исследования тремора.</w:t>
      </w:r>
    </w:p>
    <w:p w14:paraId="7F17ED35" w14:textId="77777777" w:rsidR="00AF44BD" w:rsidRDefault="00AF44BD" w:rsidP="00AF44BD">
      <w:pPr>
        <w:rPr>
          <w:lang w:val="ru-RU"/>
        </w:rPr>
      </w:pPr>
      <w:r>
        <w:rPr>
          <w:lang w:val="ru-RU"/>
        </w:rPr>
        <w:t>2. Разработка алгоритмов сглаживания и методов сравнения графиков тремора рук.</w:t>
      </w:r>
    </w:p>
    <w:p w14:paraId="53F3F660" w14:textId="65EA5CF7" w:rsidR="00AF44BD" w:rsidRDefault="00AF44BD" w:rsidP="00AF44BD">
      <w:pPr>
        <w:rPr>
          <w:lang w:val="ru-RU"/>
        </w:rPr>
      </w:pPr>
      <w:r>
        <w:rPr>
          <w:lang w:val="ru-RU"/>
        </w:rPr>
        <w:t>3. Создание программного модуля для анализа спектральных графиков.</w:t>
      </w:r>
    </w:p>
    <w:p w14:paraId="513F9EE9" w14:textId="77777777" w:rsidR="00AF44BD" w:rsidRDefault="00AF44BD" w:rsidP="00AF44BD">
      <w:pPr>
        <w:rPr>
          <w:lang w:val="ru-RU"/>
        </w:rPr>
      </w:pPr>
      <w:r>
        <w:rPr>
          <w:lang w:val="ru-RU"/>
        </w:rPr>
        <w:t>4. Тестирование разработанного программного модуля.</w:t>
      </w:r>
    </w:p>
    <w:p w14:paraId="459EB6D0" w14:textId="7A0ADE79" w:rsidR="00EA4DE4" w:rsidRDefault="00AF44BD" w:rsidP="00EA4DE4">
      <w:pPr>
        <w:rPr>
          <w:lang w:val="ru-RU"/>
        </w:rPr>
      </w:pPr>
      <w:r>
        <w:rPr>
          <w:lang w:val="ru-RU"/>
        </w:rPr>
        <w:t>В результате была решена задача разработки</w:t>
      </w:r>
      <w:r w:rsidR="00EA4DE4">
        <w:rPr>
          <w:lang w:val="ru-RU"/>
        </w:rPr>
        <w:t xml:space="preserve"> программного модуля, направленно</w:t>
      </w:r>
      <w:r>
        <w:rPr>
          <w:lang w:val="ru-RU"/>
        </w:rPr>
        <w:t>го</w:t>
      </w:r>
      <w:r w:rsidR="00EA4DE4">
        <w:rPr>
          <w:lang w:val="ru-RU"/>
        </w:rPr>
        <w:t xml:space="preserve"> на автоматизацию процесса сравнения спектральных графиков тремора рук. </w:t>
      </w:r>
    </w:p>
    <w:p w14:paraId="707F7874" w14:textId="77777777" w:rsidR="00171BAB" w:rsidRDefault="001F372A" w:rsidP="00AF44BD">
      <w:pPr>
        <w:ind w:firstLine="0"/>
      </w:pPr>
      <w:r>
        <w:br w:type="page"/>
      </w:r>
    </w:p>
    <w:p w14:paraId="7C16DE59" w14:textId="77777777" w:rsidR="00AF44BD" w:rsidRPr="00CA0F61" w:rsidRDefault="001F372A">
      <w:pPr>
        <w:ind w:firstLine="0"/>
        <w:jc w:val="center"/>
        <w:rPr>
          <w:b/>
          <w:lang w:val="en-US"/>
        </w:rPr>
      </w:pPr>
      <w:r w:rsidRPr="00CA0F61">
        <w:rPr>
          <w:b/>
          <w:lang w:val="en-US"/>
        </w:rPr>
        <w:lastRenderedPageBreak/>
        <w:t>ABSTRACT</w:t>
      </w:r>
    </w:p>
    <w:p w14:paraId="49382F16" w14:textId="5CB43DA2" w:rsidR="00AF44BD" w:rsidRPr="00AF44BD" w:rsidRDefault="00AF44BD" w:rsidP="00AF44BD">
      <w:pPr>
        <w:ind w:firstLine="709"/>
        <w:rPr>
          <w:lang w:val="en-US"/>
        </w:rPr>
      </w:pPr>
      <w:r w:rsidRPr="00AF44BD">
        <w:rPr>
          <w:lang w:val="en-US"/>
        </w:rPr>
        <w:t xml:space="preserve">The explanatory note contains </w:t>
      </w:r>
      <w:proofErr w:type="spellStart"/>
      <w:r>
        <w:rPr>
          <w:lang w:val="ru-RU"/>
        </w:rPr>
        <w:t>хх</w:t>
      </w:r>
      <w:proofErr w:type="spellEnd"/>
      <w:r w:rsidRPr="00AF44BD">
        <w:rPr>
          <w:lang w:val="en-US"/>
        </w:rPr>
        <w:t xml:space="preserve"> pages, x</w:t>
      </w:r>
      <w:r>
        <w:rPr>
          <w:lang w:val="ru-RU"/>
        </w:rPr>
        <w:t>х</w:t>
      </w:r>
      <w:r w:rsidRPr="00AF44BD">
        <w:rPr>
          <w:lang w:val="en-US"/>
        </w:rPr>
        <w:t xml:space="preserve"> figures, xx sources.</w:t>
      </w:r>
    </w:p>
    <w:p w14:paraId="0B732893" w14:textId="77777777" w:rsidR="00AF44BD" w:rsidRPr="00AF44BD" w:rsidRDefault="00AF44BD" w:rsidP="00AF44BD">
      <w:pPr>
        <w:ind w:firstLine="709"/>
        <w:rPr>
          <w:lang w:val="en-US"/>
        </w:rPr>
      </w:pPr>
      <w:r w:rsidRPr="00AF44BD">
        <w:rPr>
          <w:lang w:val="en-US"/>
        </w:rPr>
        <w:t>AUTOMATION OF THE ANALYSIS PROCESS, HAND TREMOR, SPECTRAL CHARACTERISTICS OF TREMOR, COMPARISON OF SPECTRAL GRAPHS</w:t>
      </w:r>
    </w:p>
    <w:p w14:paraId="5BE8511D" w14:textId="77777777" w:rsidR="00AF44BD" w:rsidRPr="00AF44BD" w:rsidRDefault="00AF44BD" w:rsidP="00AF44BD">
      <w:pPr>
        <w:ind w:firstLine="709"/>
        <w:rPr>
          <w:lang w:val="en-US"/>
        </w:rPr>
      </w:pPr>
      <w:r w:rsidRPr="00AF44BD">
        <w:rPr>
          <w:lang w:val="en-US"/>
        </w:rPr>
        <w:t>The object of the study is spectral graphs of hand tremor.</w:t>
      </w:r>
    </w:p>
    <w:p w14:paraId="7A7CAAD6" w14:textId="77777777" w:rsidR="00AF44BD" w:rsidRPr="00AF44BD" w:rsidRDefault="00AF44BD" w:rsidP="00AF44BD">
      <w:pPr>
        <w:ind w:firstLine="709"/>
        <w:rPr>
          <w:lang w:val="en-US"/>
        </w:rPr>
      </w:pPr>
      <w:r w:rsidRPr="00AF44BD">
        <w:rPr>
          <w:lang w:val="en-US"/>
        </w:rPr>
        <w:t>The subject of the study is methods for comparing spectral graphs of hand tremor.</w:t>
      </w:r>
    </w:p>
    <w:p w14:paraId="1BB2C3C3" w14:textId="77777777" w:rsidR="00AF44BD" w:rsidRPr="00AF44BD" w:rsidRDefault="00AF44BD" w:rsidP="00AF44BD">
      <w:pPr>
        <w:ind w:firstLine="709"/>
        <w:rPr>
          <w:lang w:val="en-US"/>
        </w:rPr>
      </w:pPr>
      <w:r w:rsidRPr="00AF44BD">
        <w:rPr>
          <w:lang w:val="en-US"/>
        </w:rPr>
        <w:t>The purpose of the work is to implement the analysis of spectral graphs of hand tremor.</w:t>
      </w:r>
    </w:p>
    <w:p w14:paraId="340CD899" w14:textId="77777777" w:rsidR="00AF44BD" w:rsidRPr="00AF44BD" w:rsidRDefault="00AF44BD" w:rsidP="00AF44BD">
      <w:pPr>
        <w:ind w:firstLine="709"/>
        <w:rPr>
          <w:lang w:val="en-US"/>
        </w:rPr>
      </w:pPr>
      <w:r w:rsidRPr="00AF44BD">
        <w:rPr>
          <w:lang w:val="en-US"/>
        </w:rPr>
        <w:t>The method of performing the work is determined by the following sequence of tasks:</w:t>
      </w:r>
    </w:p>
    <w:p w14:paraId="6BDE275E" w14:textId="77777777" w:rsidR="00AF44BD" w:rsidRPr="00AF44BD" w:rsidRDefault="00AF44BD" w:rsidP="00AF44BD">
      <w:pPr>
        <w:ind w:firstLine="709"/>
        <w:rPr>
          <w:lang w:val="en-US"/>
        </w:rPr>
      </w:pPr>
      <w:r w:rsidRPr="00AF44BD">
        <w:rPr>
          <w:lang w:val="en-US"/>
        </w:rPr>
        <w:t>1. Comparative analysis of tremor research methods.</w:t>
      </w:r>
    </w:p>
    <w:p w14:paraId="44992D6B" w14:textId="77777777" w:rsidR="00AF44BD" w:rsidRPr="00AF44BD" w:rsidRDefault="00AF44BD" w:rsidP="00AF44BD">
      <w:pPr>
        <w:ind w:firstLine="709"/>
        <w:rPr>
          <w:lang w:val="en-US"/>
        </w:rPr>
      </w:pPr>
      <w:r w:rsidRPr="00AF44BD">
        <w:rPr>
          <w:lang w:val="en-US"/>
        </w:rPr>
        <w:t>2. Development of smoothing algorithms and methods for comparing hand tremor graphs.</w:t>
      </w:r>
    </w:p>
    <w:p w14:paraId="43704DD8" w14:textId="77777777" w:rsidR="00AF44BD" w:rsidRPr="00AF44BD" w:rsidRDefault="00AF44BD" w:rsidP="00AF44BD">
      <w:pPr>
        <w:ind w:firstLine="709"/>
        <w:rPr>
          <w:lang w:val="en-US"/>
        </w:rPr>
      </w:pPr>
      <w:r w:rsidRPr="00AF44BD">
        <w:rPr>
          <w:lang w:val="en-US"/>
        </w:rPr>
        <w:t>3. Creation of a software module for the analysis of spectral graphs.</w:t>
      </w:r>
    </w:p>
    <w:p w14:paraId="4667277E" w14:textId="77777777" w:rsidR="00AF44BD" w:rsidRPr="00AF44BD" w:rsidRDefault="00AF44BD" w:rsidP="00AF44BD">
      <w:pPr>
        <w:ind w:firstLine="709"/>
        <w:rPr>
          <w:lang w:val="en-US"/>
        </w:rPr>
      </w:pPr>
      <w:r w:rsidRPr="00AF44BD">
        <w:rPr>
          <w:lang w:val="en-US"/>
        </w:rPr>
        <w:t>4. Testing of the developed software module.</w:t>
      </w:r>
    </w:p>
    <w:p w14:paraId="653CF4F2" w14:textId="7E62E64F" w:rsidR="00171BAB" w:rsidRPr="00AF44BD" w:rsidRDefault="00AF44BD" w:rsidP="00AF44BD">
      <w:pPr>
        <w:ind w:firstLine="709"/>
        <w:rPr>
          <w:b/>
          <w:lang w:val="en-US"/>
        </w:rPr>
      </w:pPr>
      <w:r w:rsidRPr="00AF44BD">
        <w:rPr>
          <w:lang w:val="en-US"/>
        </w:rPr>
        <w:t>As a result, the task of developing a software module aimed at automating the process of comparing spectral graphs of hand tremor was solved.</w:t>
      </w:r>
      <w:r w:rsidR="001F372A" w:rsidRPr="00AF44BD">
        <w:rPr>
          <w:lang w:val="en-US"/>
        </w:rPr>
        <w:br w:type="page"/>
      </w:r>
    </w:p>
    <w:bookmarkStart w:id="1" w:name="_cvfghvtq30gq" w:colFirst="0" w:colLast="0" w:displacedByCustomXml="next"/>
    <w:bookmarkEnd w:id="1" w:displacedByCustomXml="next"/>
    <w:sdt>
      <w:sdtPr>
        <w:rPr>
          <w:rFonts w:ascii="Times New Roman" w:eastAsia="Times New Roman" w:hAnsi="Times New Roman" w:cs="Times New Roman"/>
          <w:color w:val="auto"/>
          <w:sz w:val="28"/>
          <w:szCs w:val="28"/>
          <w:lang w:val="ru"/>
        </w:rPr>
        <w:id w:val="-1915534858"/>
        <w:docPartObj>
          <w:docPartGallery w:val="Table of Contents"/>
          <w:docPartUnique/>
        </w:docPartObj>
      </w:sdtPr>
      <w:sdtEndPr>
        <w:rPr>
          <w:b/>
          <w:bCs/>
        </w:rPr>
      </w:sdtEndPr>
      <w:sdtContent>
        <w:p w14:paraId="009D0079" w14:textId="69750A96" w:rsidR="008F7386" w:rsidRPr="008F7386" w:rsidRDefault="008F7386" w:rsidP="00A01EF3">
          <w:pPr>
            <w:pStyle w:val="af9"/>
            <w:spacing w:before="0" w:line="360" w:lineRule="auto"/>
            <w:jc w:val="center"/>
            <w:rPr>
              <w:rFonts w:ascii="Times New Roman" w:hAnsi="Times New Roman" w:cs="Times New Roman"/>
              <w:color w:val="auto"/>
              <w:sz w:val="28"/>
              <w:szCs w:val="28"/>
            </w:rPr>
          </w:pPr>
          <w:r w:rsidRPr="008F7386">
            <w:rPr>
              <w:rFonts w:ascii="Times New Roman" w:hAnsi="Times New Roman" w:cs="Times New Roman"/>
              <w:color w:val="auto"/>
              <w:sz w:val="28"/>
              <w:szCs w:val="28"/>
            </w:rPr>
            <w:t>СОДЕРЖАНИЕ</w:t>
          </w:r>
        </w:p>
        <w:p w14:paraId="1B49C096" w14:textId="37F7B6BA" w:rsidR="00565F13" w:rsidRDefault="008F7386">
          <w:pPr>
            <w:pStyle w:val="10"/>
            <w:rPr>
              <w:rFonts w:asciiTheme="minorHAnsi" w:eastAsiaTheme="minorEastAsia" w:hAnsiTheme="minorHAnsi" w:cstheme="minorBidi"/>
              <w:noProof/>
              <w:sz w:val="22"/>
              <w:szCs w:val="22"/>
              <w:lang w:val="ru-RU"/>
            </w:rPr>
          </w:pPr>
          <w:r w:rsidRPr="008F7386">
            <w:fldChar w:fldCharType="begin"/>
          </w:r>
          <w:r w:rsidRPr="008F7386">
            <w:instrText xml:space="preserve"> TOC \o "1-3" \h \z \u </w:instrText>
          </w:r>
          <w:r w:rsidRPr="008F7386">
            <w:fldChar w:fldCharType="separate"/>
          </w:r>
          <w:hyperlink w:anchor="_Toc132984004" w:history="1">
            <w:r w:rsidR="00565F13" w:rsidRPr="00750F2E">
              <w:rPr>
                <w:rStyle w:val="afa"/>
                <w:noProof/>
              </w:rPr>
              <w:t>Определения, обозначения и сокращения</w:t>
            </w:r>
            <w:r w:rsidR="00565F13">
              <w:rPr>
                <w:noProof/>
                <w:webHidden/>
              </w:rPr>
              <w:tab/>
            </w:r>
            <w:r w:rsidR="00565F13">
              <w:rPr>
                <w:noProof/>
                <w:webHidden/>
              </w:rPr>
              <w:fldChar w:fldCharType="begin"/>
            </w:r>
            <w:r w:rsidR="00565F13">
              <w:rPr>
                <w:noProof/>
                <w:webHidden/>
              </w:rPr>
              <w:instrText xml:space="preserve"> PAGEREF _Toc132984004 \h </w:instrText>
            </w:r>
            <w:r w:rsidR="00565F13">
              <w:rPr>
                <w:noProof/>
                <w:webHidden/>
              </w:rPr>
            </w:r>
            <w:r w:rsidR="00565F13">
              <w:rPr>
                <w:noProof/>
                <w:webHidden/>
              </w:rPr>
              <w:fldChar w:fldCharType="separate"/>
            </w:r>
            <w:r w:rsidR="00565F13">
              <w:rPr>
                <w:noProof/>
                <w:webHidden/>
              </w:rPr>
              <w:t>8</w:t>
            </w:r>
            <w:r w:rsidR="00565F13">
              <w:rPr>
                <w:noProof/>
                <w:webHidden/>
              </w:rPr>
              <w:fldChar w:fldCharType="end"/>
            </w:r>
          </w:hyperlink>
        </w:p>
        <w:p w14:paraId="776E014C" w14:textId="2FC0FFFE" w:rsidR="00565F13" w:rsidRDefault="00565F13">
          <w:pPr>
            <w:pStyle w:val="10"/>
            <w:rPr>
              <w:rFonts w:asciiTheme="minorHAnsi" w:eastAsiaTheme="minorEastAsia" w:hAnsiTheme="minorHAnsi" w:cstheme="minorBidi"/>
              <w:noProof/>
              <w:sz w:val="22"/>
              <w:szCs w:val="22"/>
              <w:lang w:val="ru-RU"/>
            </w:rPr>
          </w:pPr>
          <w:hyperlink w:anchor="_Toc132984005" w:history="1">
            <w:r w:rsidRPr="00750F2E">
              <w:rPr>
                <w:rStyle w:val="afa"/>
                <w:noProof/>
              </w:rPr>
              <w:t>ВВЕДЕНИЕ</w:t>
            </w:r>
            <w:r>
              <w:rPr>
                <w:noProof/>
                <w:webHidden/>
              </w:rPr>
              <w:tab/>
            </w:r>
            <w:r>
              <w:rPr>
                <w:noProof/>
                <w:webHidden/>
              </w:rPr>
              <w:fldChar w:fldCharType="begin"/>
            </w:r>
            <w:r>
              <w:rPr>
                <w:noProof/>
                <w:webHidden/>
              </w:rPr>
              <w:instrText xml:space="preserve"> PAGEREF _Toc132984005 \h </w:instrText>
            </w:r>
            <w:r>
              <w:rPr>
                <w:noProof/>
                <w:webHidden/>
              </w:rPr>
            </w:r>
            <w:r>
              <w:rPr>
                <w:noProof/>
                <w:webHidden/>
              </w:rPr>
              <w:fldChar w:fldCharType="separate"/>
            </w:r>
            <w:r>
              <w:rPr>
                <w:noProof/>
                <w:webHidden/>
              </w:rPr>
              <w:t>9</w:t>
            </w:r>
            <w:r>
              <w:rPr>
                <w:noProof/>
                <w:webHidden/>
              </w:rPr>
              <w:fldChar w:fldCharType="end"/>
            </w:r>
          </w:hyperlink>
        </w:p>
        <w:p w14:paraId="5234B366" w14:textId="465D05FD" w:rsidR="00565F13" w:rsidRDefault="00565F13">
          <w:pPr>
            <w:pStyle w:val="10"/>
            <w:tabs>
              <w:tab w:val="left" w:pos="1320"/>
            </w:tabs>
            <w:rPr>
              <w:rFonts w:asciiTheme="minorHAnsi" w:eastAsiaTheme="minorEastAsia" w:hAnsiTheme="minorHAnsi" w:cstheme="minorBidi"/>
              <w:noProof/>
              <w:sz w:val="22"/>
              <w:szCs w:val="22"/>
              <w:lang w:val="ru-RU"/>
            </w:rPr>
          </w:pPr>
          <w:hyperlink w:anchor="_Toc132984006" w:history="1">
            <w:r w:rsidRPr="00750F2E">
              <w:rPr>
                <w:rStyle w:val="afa"/>
                <w:noProof/>
              </w:rPr>
              <w:t>1.</w:t>
            </w:r>
            <w:r>
              <w:rPr>
                <w:rFonts w:asciiTheme="minorHAnsi" w:eastAsiaTheme="minorEastAsia" w:hAnsiTheme="minorHAnsi" w:cstheme="minorBidi"/>
                <w:noProof/>
                <w:sz w:val="22"/>
                <w:szCs w:val="22"/>
                <w:lang w:val="ru-RU"/>
              </w:rPr>
              <w:tab/>
            </w:r>
            <w:r w:rsidRPr="00750F2E">
              <w:rPr>
                <w:rStyle w:val="afa"/>
                <w:noProof/>
                <w:lang w:val="ru-RU"/>
              </w:rPr>
              <w:t>Особенности тремора рук и методы исследования</w:t>
            </w:r>
            <w:r>
              <w:rPr>
                <w:noProof/>
                <w:webHidden/>
              </w:rPr>
              <w:tab/>
            </w:r>
            <w:r>
              <w:rPr>
                <w:noProof/>
                <w:webHidden/>
              </w:rPr>
              <w:fldChar w:fldCharType="begin"/>
            </w:r>
            <w:r>
              <w:rPr>
                <w:noProof/>
                <w:webHidden/>
              </w:rPr>
              <w:instrText xml:space="preserve"> PAGEREF _Toc132984006 \h </w:instrText>
            </w:r>
            <w:r>
              <w:rPr>
                <w:noProof/>
                <w:webHidden/>
              </w:rPr>
            </w:r>
            <w:r>
              <w:rPr>
                <w:noProof/>
                <w:webHidden/>
              </w:rPr>
              <w:fldChar w:fldCharType="separate"/>
            </w:r>
            <w:r>
              <w:rPr>
                <w:noProof/>
                <w:webHidden/>
              </w:rPr>
              <w:t>12</w:t>
            </w:r>
            <w:r>
              <w:rPr>
                <w:noProof/>
                <w:webHidden/>
              </w:rPr>
              <w:fldChar w:fldCharType="end"/>
            </w:r>
          </w:hyperlink>
        </w:p>
        <w:p w14:paraId="4AD33462" w14:textId="6069FC27"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07" w:history="1">
            <w:r w:rsidRPr="00750F2E">
              <w:rPr>
                <w:rStyle w:val="afa"/>
                <w:noProof/>
              </w:rPr>
              <w:t xml:space="preserve">1.1 </w:t>
            </w:r>
            <w:r w:rsidRPr="00750F2E">
              <w:rPr>
                <w:rStyle w:val="afa"/>
                <w:noProof/>
                <w:lang w:val="ru-RU"/>
              </w:rPr>
              <w:t>Характеристики тремора</w:t>
            </w:r>
            <w:r>
              <w:rPr>
                <w:noProof/>
                <w:webHidden/>
              </w:rPr>
              <w:tab/>
            </w:r>
            <w:r>
              <w:rPr>
                <w:noProof/>
                <w:webHidden/>
              </w:rPr>
              <w:fldChar w:fldCharType="begin"/>
            </w:r>
            <w:r>
              <w:rPr>
                <w:noProof/>
                <w:webHidden/>
              </w:rPr>
              <w:instrText xml:space="preserve"> PAGEREF _Toc132984007 \h </w:instrText>
            </w:r>
            <w:r>
              <w:rPr>
                <w:noProof/>
                <w:webHidden/>
              </w:rPr>
            </w:r>
            <w:r>
              <w:rPr>
                <w:noProof/>
                <w:webHidden/>
              </w:rPr>
              <w:fldChar w:fldCharType="separate"/>
            </w:r>
            <w:r>
              <w:rPr>
                <w:noProof/>
                <w:webHidden/>
              </w:rPr>
              <w:t>12</w:t>
            </w:r>
            <w:r>
              <w:rPr>
                <w:noProof/>
                <w:webHidden/>
              </w:rPr>
              <w:fldChar w:fldCharType="end"/>
            </w:r>
          </w:hyperlink>
        </w:p>
        <w:p w14:paraId="238D75C2" w14:textId="67407787" w:rsidR="00565F13" w:rsidRDefault="00565F13">
          <w:pPr>
            <w:pStyle w:val="20"/>
            <w:tabs>
              <w:tab w:val="left" w:pos="1760"/>
              <w:tab w:val="right" w:leader="dot" w:pos="9019"/>
            </w:tabs>
            <w:rPr>
              <w:rFonts w:asciiTheme="minorHAnsi" w:eastAsiaTheme="minorEastAsia" w:hAnsiTheme="minorHAnsi" w:cstheme="minorBidi"/>
              <w:noProof/>
              <w:sz w:val="22"/>
              <w:szCs w:val="22"/>
              <w:lang w:val="ru-RU"/>
            </w:rPr>
          </w:pPr>
          <w:hyperlink w:anchor="_Toc132984008" w:history="1">
            <w:r w:rsidRPr="00750F2E">
              <w:rPr>
                <w:rStyle w:val="afa"/>
                <w:noProof/>
              </w:rPr>
              <w:t>1.2</w:t>
            </w:r>
            <w:r>
              <w:rPr>
                <w:rFonts w:asciiTheme="minorHAnsi" w:eastAsiaTheme="minorEastAsia" w:hAnsiTheme="minorHAnsi" w:cstheme="minorBidi"/>
                <w:noProof/>
                <w:sz w:val="22"/>
                <w:szCs w:val="22"/>
                <w:lang w:val="ru-RU"/>
              </w:rPr>
              <w:tab/>
            </w:r>
            <w:r w:rsidRPr="00750F2E">
              <w:rPr>
                <w:rStyle w:val="afa"/>
                <w:noProof/>
              </w:rPr>
              <w:t>Методы исследования тремора</w:t>
            </w:r>
            <w:r>
              <w:rPr>
                <w:noProof/>
                <w:webHidden/>
              </w:rPr>
              <w:tab/>
            </w:r>
            <w:r>
              <w:rPr>
                <w:noProof/>
                <w:webHidden/>
              </w:rPr>
              <w:fldChar w:fldCharType="begin"/>
            </w:r>
            <w:r>
              <w:rPr>
                <w:noProof/>
                <w:webHidden/>
              </w:rPr>
              <w:instrText xml:space="preserve"> PAGEREF _Toc132984008 \h </w:instrText>
            </w:r>
            <w:r>
              <w:rPr>
                <w:noProof/>
                <w:webHidden/>
              </w:rPr>
            </w:r>
            <w:r>
              <w:rPr>
                <w:noProof/>
                <w:webHidden/>
              </w:rPr>
              <w:fldChar w:fldCharType="separate"/>
            </w:r>
            <w:r>
              <w:rPr>
                <w:noProof/>
                <w:webHidden/>
              </w:rPr>
              <w:t>13</w:t>
            </w:r>
            <w:r>
              <w:rPr>
                <w:noProof/>
                <w:webHidden/>
              </w:rPr>
              <w:fldChar w:fldCharType="end"/>
            </w:r>
          </w:hyperlink>
        </w:p>
        <w:p w14:paraId="04EB6B5F" w14:textId="51288168" w:rsidR="00565F13" w:rsidRDefault="00565F13">
          <w:pPr>
            <w:pStyle w:val="30"/>
            <w:tabs>
              <w:tab w:val="left" w:pos="2048"/>
              <w:tab w:val="right" w:leader="dot" w:pos="9019"/>
            </w:tabs>
            <w:rPr>
              <w:rFonts w:asciiTheme="minorHAnsi" w:eastAsiaTheme="minorEastAsia" w:hAnsiTheme="minorHAnsi" w:cstheme="minorBidi"/>
              <w:noProof/>
              <w:sz w:val="22"/>
              <w:szCs w:val="22"/>
              <w:lang w:val="ru-RU"/>
            </w:rPr>
          </w:pPr>
          <w:hyperlink w:anchor="_Toc132984009" w:history="1">
            <w:r w:rsidRPr="00750F2E">
              <w:rPr>
                <w:rStyle w:val="afa"/>
                <w:noProof/>
                <w:lang w:val="ru-RU"/>
              </w:rPr>
              <w:t>1.2.1</w:t>
            </w:r>
            <w:r>
              <w:rPr>
                <w:rFonts w:asciiTheme="minorHAnsi" w:eastAsiaTheme="minorEastAsia" w:hAnsiTheme="minorHAnsi" w:cstheme="minorBidi"/>
                <w:noProof/>
                <w:sz w:val="22"/>
                <w:szCs w:val="22"/>
                <w:lang w:val="ru-RU"/>
              </w:rPr>
              <w:tab/>
            </w:r>
            <w:r w:rsidRPr="00750F2E">
              <w:rPr>
                <w:rStyle w:val="afa"/>
                <w:noProof/>
                <w:lang w:val="ru-RU"/>
              </w:rPr>
              <w:t>Электромиография</w:t>
            </w:r>
            <w:r>
              <w:rPr>
                <w:noProof/>
                <w:webHidden/>
              </w:rPr>
              <w:tab/>
            </w:r>
            <w:r>
              <w:rPr>
                <w:noProof/>
                <w:webHidden/>
              </w:rPr>
              <w:fldChar w:fldCharType="begin"/>
            </w:r>
            <w:r>
              <w:rPr>
                <w:noProof/>
                <w:webHidden/>
              </w:rPr>
              <w:instrText xml:space="preserve"> PAGEREF _Toc132984009 \h </w:instrText>
            </w:r>
            <w:r>
              <w:rPr>
                <w:noProof/>
                <w:webHidden/>
              </w:rPr>
            </w:r>
            <w:r>
              <w:rPr>
                <w:noProof/>
                <w:webHidden/>
              </w:rPr>
              <w:fldChar w:fldCharType="separate"/>
            </w:r>
            <w:r>
              <w:rPr>
                <w:noProof/>
                <w:webHidden/>
              </w:rPr>
              <w:t>13</w:t>
            </w:r>
            <w:r>
              <w:rPr>
                <w:noProof/>
                <w:webHidden/>
              </w:rPr>
              <w:fldChar w:fldCharType="end"/>
            </w:r>
          </w:hyperlink>
        </w:p>
        <w:p w14:paraId="5682D176" w14:textId="4F6C700D" w:rsidR="00565F13" w:rsidRDefault="00565F13">
          <w:pPr>
            <w:pStyle w:val="30"/>
            <w:tabs>
              <w:tab w:val="left" w:pos="2048"/>
              <w:tab w:val="right" w:leader="dot" w:pos="9019"/>
            </w:tabs>
            <w:rPr>
              <w:rFonts w:asciiTheme="minorHAnsi" w:eastAsiaTheme="minorEastAsia" w:hAnsiTheme="minorHAnsi" w:cstheme="minorBidi"/>
              <w:noProof/>
              <w:sz w:val="22"/>
              <w:szCs w:val="22"/>
              <w:lang w:val="ru-RU"/>
            </w:rPr>
          </w:pPr>
          <w:hyperlink w:anchor="_Toc132984010" w:history="1">
            <w:r w:rsidRPr="00750F2E">
              <w:rPr>
                <w:rStyle w:val="afa"/>
                <w:noProof/>
                <w:lang w:val="ru-RU"/>
              </w:rPr>
              <w:t>1.2.2</w:t>
            </w:r>
            <w:r>
              <w:rPr>
                <w:rFonts w:asciiTheme="minorHAnsi" w:eastAsiaTheme="minorEastAsia" w:hAnsiTheme="minorHAnsi" w:cstheme="minorBidi"/>
                <w:noProof/>
                <w:sz w:val="22"/>
                <w:szCs w:val="22"/>
                <w:lang w:val="ru-RU"/>
              </w:rPr>
              <w:tab/>
            </w:r>
            <w:r w:rsidRPr="00750F2E">
              <w:rPr>
                <w:rStyle w:val="afa"/>
                <w:noProof/>
                <w:lang w:val="ru-RU"/>
              </w:rPr>
              <w:t>Акселерометры</w:t>
            </w:r>
            <w:r>
              <w:rPr>
                <w:noProof/>
                <w:webHidden/>
              </w:rPr>
              <w:tab/>
            </w:r>
            <w:r>
              <w:rPr>
                <w:noProof/>
                <w:webHidden/>
              </w:rPr>
              <w:fldChar w:fldCharType="begin"/>
            </w:r>
            <w:r>
              <w:rPr>
                <w:noProof/>
                <w:webHidden/>
              </w:rPr>
              <w:instrText xml:space="preserve"> PAGEREF _Toc132984010 \h </w:instrText>
            </w:r>
            <w:r>
              <w:rPr>
                <w:noProof/>
                <w:webHidden/>
              </w:rPr>
            </w:r>
            <w:r>
              <w:rPr>
                <w:noProof/>
                <w:webHidden/>
              </w:rPr>
              <w:fldChar w:fldCharType="separate"/>
            </w:r>
            <w:r>
              <w:rPr>
                <w:noProof/>
                <w:webHidden/>
              </w:rPr>
              <w:t>15</w:t>
            </w:r>
            <w:r>
              <w:rPr>
                <w:noProof/>
                <w:webHidden/>
              </w:rPr>
              <w:fldChar w:fldCharType="end"/>
            </w:r>
          </w:hyperlink>
        </w:p>
        <w:p w14:paraId="73AA6D50" w14:textId="4E9D4E7A" w:rsidR="00565F13" w:rsidRDefault="00565F13">
          <w:pPr>
            <w:pStyle w:val="30"/>
            <w:tabs>
              <w:tab w:val="left" w:pos="2048"/>
              <w:tab w:val="right" w:leader="dot" w:pos="9019"/>
            </w:tabs>
            <w:rPr>
              <w:rFonts w:asciiTheme="minorHAnsi" w:eastAsiaTheme="minorEastAsia" w:hAnsiTheme="minorHAnsi" w:cstheme="minorBidi"/>
              <w:noProof/>
              <w:sz w:val="22"/>
              <w:szCs w:val="22"/>
              <w:lang w:val="ru-RU"/>
            </w:rPr>
          </w:pPr>
          <w:hyperlink w:anchor="_Toc132984011" w:history="1">
            <w:r w:rsidRPr="00750F2E">
              <w:rPr>
                <w:rStyle w:val="afa"/>
                <w:noProof/>
                <w:lang w:val="ru-RU"/>
              </w:rPr>
              <w:t>1.2.3</w:t>
            </w:r>
            <w:r>
              <w:rPr>
                <w:rFonts w:asciiTheme="minorHAnsi" w:eastAsiaTheme="minorEastAsia" w:hAnsiTheme="minorHAnsi" w:cstheme="minorBidi"/>
                <w:noProof/>
                <w:sz w:val="22"/>
                <w:szCs w:val="22"/>
                <w:lang w:val="ru-RU"/>
              </w:rPr>
              <w:tab/>
            </w:r>
            <w:r w:rsidRPr="00750F2E">
              <w:rPr>
                <w:rStyle w:val="afa"/>
                <w:noProof/>
                <w:lang w:val="ru-RU"/>
              </w:rPr>
              <w:t>Гироскопы</w:t>
            </w:r>
            <w:r>
              <w:rPr>
                <w:noProof/>
                <w:webHidden/>
              </w:rPr>
              <w:tab/>
            </w:r>
            <w:r>
              <w:rPr>
                <w:noProof/>
                <w:webHidden/>
              </w:rPr>
              <w:fldChar w:fldCharType="begin"/>
            </w:r>
            <w:r>
              <w:rPr>
                <w:noProof/>
                <w:webHidden/>
              </w:rPr>
              <w:instrText xml:space="preserve"> PAGEREF _Toc132984011 \h </w:instrText>
            </w:r>
            <w:r>
              <w:rPr>
                <w:noProof/>
                <w:webHidden/>
              </w:rPr>
            </w:r>
            <w:r>
              <w:rPr>
                <w:noProof/>
                <w:webHidden/>
              </w:rPr>
              <w:fldChar w:fldCharType="separate"/>
            </w:r>
            <w:r>
              <w:rPr>
                <w:noProof/>
                <w:webHidden/>
              </w:rPr>
              <w:t>16</w:t>
            </w:r>
            <w:r>
              <w:rPr>
                <w:noProof/>
                <w:webHidden/>
              </w:rPr>
              <w:fldChar w:fldCharType="end"/>
            </w:r>
          </w:hyperlink>
        </w:p>
        <w:p w14:paraId="6C3080E8" w14:textId="7E7CCEBD" w:rsidR="00565F13" w:rsidRDefault="00565F13">
          <w:pPr>
            <w:pStyle w:val="30"/>
            <w:tabs>
              <w:tab w:val="left" w:pos="2048"/>
              <w:tab w:val="right" w:leader="dot" w:pos="9019"/>
            </w:tabs>
            <w:rPr>
              <w:rFonts w:asciiTheme="minorHAnsi" w:eastAsiaTheme="minorEastAsia" w:hAnsiTheme="minorHAnsi" w:cstheme="minorBidi"/>
              <w:noProof/>
              <w:sz w:val="22"/>
              <w:szCs w:val="22"/>
              <w:lang w:val="ru-RU"/>
            </w:rPr>
          </w:pPr>
          <w:hyperlink w:anchor="_Toc132984012" w:history="1">
            <w:r w:rsidRPr="00750F2E">
              <w:rPr>
                <w:rStyle w:val="afa"/>
                <w:noProof/>
                <w:lang w:val="ru-RU"/>
              </w:rPr>
              <w:t>1.2.4</w:t>
            </w:r>
            <w:r>
              <w:rPr>
                <w:rFonts w:asciiTheme="minorHAnsi" w:eastAsiaTheme="minorEastAsia" w:hAnsiTheme="minorHAnsi" w:cstheme="minorBidi"/>
                <w:noProof/>
                <w:sz w:val="22"/>
                <w:szCs w:val="22"/>
                <w:lang w:val="ru-RU"/>
              </w:rPr>
              <w:tab/>
            </w:r>
            <w:r w:rsidRPr="00750F2E">
              <w:rPr>
                <w:rStyle w:val="afa"/>
                <w:noProof/>
                <w:lang w:val="ru-RU"/>
              </w:rPr>
              <w:t>Видеоролики</w:t>
            </w:r>
            <w:r>
              <w:rPr>
                <w:noProof/>
                <w:webHidden/>
              </w:rPr>
              <w:tab/>
            </w:r>
            <w:r>
              <w:rPr>
                <w:noProof/>
                <w:webHidden/>
              </w:rPr>
              <w:fldChar w:fldCharType="begin"/>
            </w:r>
            <w:r>
              <w:rPr>
                <w:noProof/>
                <w:webHidden/>
              </w:rPr>
              <w:instrText xml:space="preserve"> PAGEREF _Toc132984012 \h </w:instrText>
            </w:r>
            <w:r>
              <w:rPr>
                <w:noProof/>
                <w:webHidden/>
              </w:rPr>
            </w:r>
            <w:r>
              <w:rPr>
                <w:noProof/>
                <w:webHidden/>
              </w:rPr>
              <w:fldChar w:fldCharType="separate"/>
            </w:r>
            <w:r>
              <w:rPr>
                <w:noProof/>
                <w:webHidden/>
              </w:rPr>
              <w:t>17</w:t>
            </w:r>
            <w:r>
              <w:rPr>
                <w:noProof/>
                <w:webHidden/>
              </w:rPr>
              <w:fldChar w:fldCharType="end"/>
            </w:r>
          </w:hyperlink>
        </w:p>
        <w:p w14:paraId="1BCE4563" w14:textId="57F76365" w:rsidR="00565F13" w:rsidRDefault="00565F13">
          <w:pPr>
            <w:pStyle w:val="30"/>
            <w:tabs>
              <w:tab w:val="left" w:pos="2048"/>
              <w:tab w:val="right" w:leader="dot" w:pos="9019"/>
            </w:tabs>
            <w:rPr>
              <w:rFonts w:asciiTheme="minorHAnsi" w:eastAsiaTheme="minorEastAsia" w:hAnsiTheme="minorHAnsi" w:cstheme="minorBidi"/>
              <w:noProof/>
              <w:sz w:val="22"/>
              <w:szCs w:val="22"/>
              <w:lang w:val="ru-RU"/>
            </w:rPr>
          </w:pPr>
          <w:hyperlink w:anchor="_Toc132984013" w:history="1">
            <w:r w:rsidRPr="00750F2E">
              <w:rPr>
                <w:rStyle w:val="afa"/>
                <w:noProof/>
                <w:lang w:val="ru-RU"/>
              </w:rPr>
              <w:t>1.2.5</w:t>
            </w:r>
            <w:r>
              <w:rPr>
                <w:rFonts w:asciiTheme="minorHAnsi" w:eastAsiaTheme="minorEastAsia" w:hAnsiTheme="minorHAnsi" w:cstheme="minorBidi"/>
                <w:noProof/>
                <w:sz w:val="22"/>
                <w:szCs w:val="22"/>
                <w:lang w:val="ru-RU"/>
              </w:rPr>
              <w:tab/>
            </w:r>
            <w:r w:rsidRPr="00750F2E">
              <w:rPr>
                <w:rStyle w:val="afa"/>
                <w:noProof/>
                <w:lang w:val="ru-RU"/>
              </w:rPr>
              <w:t>Носимый ортез</w:t>
            </w:r>
            <w:r>
              <w:rPr>
                <w:noProof/>
                <w:webHidden/>
              </w:rPr>
              <w:tab/>
            </w:r>
            <w:r>
              <w:rPr>
                <w:noProof/>
                <w:webHidden/>
              </w:rPr>
              <w:fldChar w:fldCharType="begin"/>
            </w:r>
            <w:r>
              <w:rPr>
                <w:noProof/>
                <w:webHidden/>
              </w:rPr>
              <w:instrText xml:space="preserve"> PAGEREF _Toc132984013 \h </w:instrText>
            </w:r>
            <w:r>
              <w:rPr>
                <w:noProof/>
                <w:webHidden/>
              </w:rPr>
            </w:r>
            <w:r>
              <w:rPr>
                <w:noProof/>
                <w:webHidden/>
              </w:rPr>
              <w:fldChar w:fldCharType="separate"/>
            </w:r>
            <w:r>
              <w:rPr>
                <w:noProof/>
                <w:webHidden/>
              </w:rPr>
              <w:t>18</w:t>
            </w:r>
            <w:r>
              <w:rPr>
                <w:noProof/>
                <w:webHidden/>
              </w:rPr>
              <w:fldChar w:fldCharType="end"/>
            </w:r>
          </w:hyperlink>
        </w:p>
        <w:p w14:paraId="5348993E" w14:textId="441DA4A0" w:rsidR="00565F13" w:rsidRDefault="00565F13">
          <w:pPr>
            <w:pStyle w:val="30"/>
            <w:tabs>
              <w:tab w:val="left" w:pos="2048"/>
              <w:tab w:val="right" w:leader="dot" w:pos="9019"/>
            </w:tabs>
            <w:rPr>
              <w:rFonts w:asciiTheme="minorHAnsi" w:eastAsiaTheme="minorEastAsia" w:hAnsiTheme="minorHAnsi" w:cstheme="minorBidi"/>
              <w:noProof/>
              <w:sz w:val="22"/>
              <w:szCs w:val="22"/>
              <w:lang w:val="ru-RU"/>
            </w:rPr>
          </w:pPr>
          <w:hyperlink w:anchor="_Toc132984014" w:history="1">
            <w:r w:rsidRPr="00750F2E">
              <w:rPr>
                <w:rStyle w:val="afa"/>
                <w:noProof/>
                <w:lang w:val="ru-RU"/>
              </w:rPr>
              <w:t>1.2.6</w:t>
            </w:r>
            <w:r>
              <w:rPr>
                <w:rFonts w:asciiTheme="minorHAnsi" w:eastAsiaTheme="minorEastAsia" w:hAnsiTheme="minorHAnsi" w:cstheme="minorBidi"/>
                <w:noProof/>
                <w:sz w:val="22"/>
                <w:szCs w:val="22"/>
                <w:lang w:val="ru-RU"/>
              </w:rPr>
              <w:tab/>
            </w:r>
            <w:r w:rsidRPr="00750F2E">
              <w:rPr>
                <w:rStyle w:val="afa"/>
                <w:noProof/>
                <w:lang w:val="ru-RU"/>
              </w:rPr>
              <w:t>Тензометрический треморограф</w:t>
            </w:r>
            <w:r>
              <w:rPr>
                <w:noProof/>
                <w:webHidden/>
              </w:rPr>
              <w:tab/>
            </w:r>
            <w:r>
              <w:rPr>
                <w:noProof/>
                <w:webHidden/>
              </w:rPr>
              <w:fldChar w:fldCharType="begin"/>
            </w:r>
            <w:r>
              <w:rPr>
                <w:noProof/>
                <w:webHidden/>
              </w:rPr>
              <w:instrText xml:space="preserve"> PAGEREF _Toc132984014 \h </w:instrText>
            </w:r>
            <w:r>
              <w:rPr>
                <w:noProof/>
                <w:webHidden/>
              </w:rPr>
            </w:r>
            <w:r>
              <w:rPr>
                <w:noProof/>
                <w:webHidden/>
              </w:rPr>
              <w:fldChar w:fldCharType="separate"/>
            </w:r>
            <w:r>
              <w:rPr>
                <w:noProof/>
                <w:webHidden/>
              </w:rPr>
              <w:t>18</w:t>
            </w:r>
            <w:r>
              <w:rPr>
                <w:noProof/>
                <w:webHidden/>
              </w:rPr>
              <w:fldChar w:fldCharType="end"/>
            </w:r>
          </w:hyperlink>
        </w:p>
        <w:p w14:paraId="232BB4CB" w14:textId="05FCF590"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15" w:history="1">
            <w:r w:rsidRPr="00750F2E">
              <w:rPr>
                <w:rStyle w:val="afa"/>
                <w:noProof/>
              </w:rPr>
              <w:t>1.3 Процедура измерения параметров</w:t>
            </w:r>
            <w:r w:rsidRPr="00750F2E">
              <w:rPr>
                <w:rStyle w:val="afa"/>
                <w:noProof/>
                <w:lang w:val="ru-RU"/>
              </w:rPr>
              <w:t xml:space="preserve"> тремора с помощью тензометрического треморографа</w:t>
            </w:r>
            <w:r>
              <w:rPr>
                <w:noProof/>
                <w:webHidden/>
              </w:rPr>
              <w:tab/>
            </w:r>
            <w:r>
              <w:rPr>
                <w:noProof/>
                <w:webHidden/>
              </w:rPr>
              <w:fldChar w:fldCharType="begin"/>
            </w:r>
            <w:r>
              <w:rPr>
                <w:noProof/>
                <w:webHidden/>
              </w:rPr>
              <w:instrText xml:space="preserve"> PAGEREF _Toc132984015 \h </w:instrText>
            </w:r>
            <w:r>
              <w:rPr>
                <w:noProof/>
                <w:webHidden/>
              </w:rPr>
            </w:r>
            <w:r>
              <w:rPr>
                <w:noProof/>
                <w:webHidden/>
              </w:rPr>
              <w:fldChar w:fldCharType="separate"/>
            </w:r>
            <w:r>
              <w:rPr>
                <w:noProof/>
                <w:webHidden/>
              </w:rPr>
              <w:t>19</w:t>
            </w:r>
            <w:r>
              <w:rPr>
                <w:noProof/>
                <w:webHidden/>
              </w:rPr>
              <w:fldChar w:fldCharType="end"/>
            </w:r>
          </w:hyperlink>
        </w:p>
        <w:p w14:paraId="5EC39E58" w14:textId="3D5D462B"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16" w:history="1">
            <w:r w:rsidRPr="00750F2E">
              <w:rPr>
                <w:rStyle w:val="afa"/>
                <w:noProof/>
              </w:rPr>
              <w:t>1.4 Результаты тестирования пациентов</w:t>
            </w:r>
            <w:r>
              <w:rPr>
                <w:noProof/>
                <w:webHidden/>
              </w:rPr>
              <w:tab/>
            </w:r>
            <w:r>
              <w:rPr>
                <w:noProof/>
                <w:webHidden/>
              </w:rPr>
              <w:fldChar w:fldCharType="begin"/>
            </w:r>
            <w:r>
              <w:rPr>
                <w:noProof/>
                <w:webHidden/>
              </w:rPr>
              <w:instrText xml:space="preserve"> PAGEREF _Toc132984016 \h </w:instrText>
            </w:r>
            <w:r>
              <w:rPr>
                <w:noProof/>
                <w:webHidden/>
              </w:rPr>
            </w:r>
            <w:r>
              <w:rPr>
                <w:noProof/>
                <w:webHidden/>
              </w:rPr>
              <w:fldChar w:fldCharType="separate"/>
            </w:r>
            <w:r>
              <w:rPr>
                <w:noProof/>
                <w:webHidden/>
              </w:rPr>
              <w:t>21</w:t>
            </w:r>
            <w:r>
              <w:rPr>
                <w:noProof/>
                <w:webHidden/>
              </w:rPr>
              <w:fldChar w:fldCharType="end"/>
            </w:r>
          </w:hyperlink>
        </w:p>
        <w:p w14:paraId="119E8491" w14:textId="73EBC7AD" w:rsidR="00565F13" w:rsidRDefault="00565F13">
          <w:pPr>
            <w:pStyle w:val="10"/>
            <w:rPr>
              <w:rFonts w:asciiTheme="minorHAnsi" w:eastAsiaTheme="minorEastAsia" w:hAnsiTheme="minorHAnsi" w:cstheme="minorBidi"/>
              <w:noProof/>
              <w:sz w:val="22"/>
              <w:szCs w:val="22"/>
              <w:lang w:val="ru-RU"/>
            </w:rPr>
          </w:pPr>
          <w:hyperlink w:anchor="_Toc132984017" w:history="1">
            <w:r w:rsidRPr="00750F2E">
              <w:rPr>
                <w:rStyle w:val="afa"/>
                <w:noProof/>
              </w:rPr>
              <w:t xml:space="preserve">2 </w:t>
            </w:r>
            <w:r w:rsidRPr="00750F2E">
              <w:rPr>
                <w:rStyle w:val="afa"/>
                <w:noProof/>
                <w:lang w:val="ru-RU"/>
              </w:rPr>
              <w:t>Математические методы обработки данных, полученных с треморографа</w:t>
            </w:r>
            <w:r>
              <w:rPr>
                <w:noProof/>
                <w:webHidden/>
              </w:rPr>
              <w:tab/>
            </w:r>
            <w:r>
              <w:rPr>
                <w:noProof/>
                <w:webHidden/>
              </w:rPr>
              <w:fldChar w:fldCharType="begin"/>
            </w:r>
            <w:r>
              <w:rPr>
                <w:noProof/>
                <w:webHidden/>
              </w:rPr>
              <w:instrText xml:space="preserve"> PAGEREF _Toc132984017 \h </w:instrText>
            </w:r>
            <w:r>
              <w:rPr>
                <w:noProof/>
                <w:webHidden/>
              </w:rPr>
            </w:r>
            <w:r>
              <w:rPr>
                <w:noProof/>
                <w:webHidden/>
              </w:rPr>
              <w:fldChar w:fldCharType="separate"/>
            </w:r>
            <w:r>
              <w:rPr>
                <w:noProof/>
                <w:webHidden/>
              </w:rPr>
              <w:t>24</w:t>
            </w:r>
            <w:r>
              <w:rPr>
                <w:noProof/>
                <w:webHidden/>
              </w:rPr>
              <w:fldChar w:fldCharType="end"/>
            </w:r>
          </w:hyperlink>
        </w:p>
        <w:p w14:paraId="0950660D" w14:textId="2F156B2A"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18" w:history="1">
            <w:r w:rsidRPr="00750F2E">
              <w:rPr>
                <w:rStyle w:val="afa"/>
                <w:noProof/>
              </w:rPr>
              <w:t>2.1 Построение графиков функций по набору данных</w:t>
            </w:r>
            <w:r>
              <w:rPr>
                <w:noProof/>
                <w:webHidden/>
              </w:rPr>
              <w:tab/>
            </w:r>
            <w:r>
              <w:rPr>
                <w:noProof/>
                <w:webHidden/>
              </w:rPr>
              <w:fldChar w:fldCharType="begin"/>
            </w:r>
            <w:r>
              <w:rPr>
                <w:noProof/>
                <w:webHidden/>
              </w:rPr>
              <w:instrText xml:space="preserve"> PAGEREF _Toc132984018 \h </w:instrText>
            </w:r>
            <w:r>
              <w:rPr>
                <w:noProof/>
                <w:webHidden/>
              </w:rPr>
            </w:r>
            <w:r>
              <w:rPr>
                <w:noProof/>
                <w:webHidden/>
              </w:rPr>
              <w:fldChar w:fldCharType="separate"/>
            </w:r>
            <w:r>
              <w:rPr>
                <w:noProof/>
                <w:webHidden/>
              </w:rPr>
              <w:t>24</w:t>
            </w:r>
            <w:r>
              <w:rPr>
                <w:noProof/>
                <w:webHidden/>
              </w:rPr>
              <w:fldChar w:fldCharType="end"/>
            </w:r>
          </w:hyperlink>
        </w:p>
        <w:p w14:paraId="6C67BD1D" w14:textId="025B8184"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19" w:history="1">
            <w:r w:rsidRPr="00750F2E">
              <w:rPr>
                <w:rStyle w:val="afa"/>
                <w:noProof/>
              </w:rPr>
              <w:t xml:space="preserve">2.2 Способы задания </w:t>
            </w:r>
            <w:r w:rsidRPr="00750F2E">
              <w:rPr>
                <w:rStyle w:val="afa"/>
                <w:noProof/>
                <w:lang w:val="ru-RU"/>
              </w:rPr>
              <w:t xml:space="preserve">дискретных </w:t>
            </w:r>
            <w:r w:rsidRPr="00750F2E">
              <w:rPr>
                <w:rStyle w:val="afa"/>
                <w:noProof/>
              </w:rPr>
              <w:t>функций</w:t>
            </w:r>
            <w:r>
              <w:rPr>
                <w:noProof/>
                <w:webHidden/>
              </w:rPr>
              <w:tab/>
            </w:r>
            <w:r>
              <w:rPr>
                <w:noProof/>
                <w:webHidden/>
              </w:rPr>
              <w:fldChar w:fldCharType="begin"/>
            </w:r>
            <w:r>
              <w:rPr>
                <w:noProof/>
                <w:webHidden/>
              </w:rPr>
              <w:instrText xml:space="preserve"> PAGEREF _Toc132984019 \h </w:instrText>
            </w:r>
            <w:r>
              <w:rPr>
                <w:noProof/>
                <w:webHidden/>
              </w:rPr>
            </w:r>
            <w:r>
              <w:rPr>
                <w:noProof/>
                <w:webHidden/>
              </w:rPr>
              <w:fldChar w:fldCharType="separate"/>
            </w:r>
            <w:r>
              <w:rPr>
                <w:noProof/>
                <w:webHidden/>
              </w:rPr>
              <w:t>25</w:t>
            </w:r>
            <w:r>
              <w:rPr>
                <w:noProof/>
                <w:webHidden/>
              </w:rPr>
              <w:fldChar w:fldCharType="end"/>
            </w:r>
          </w:hyperlink>
        </w:p>
        <w:p w14:paraId="62CEEACF" w14:textId="3D217BA6"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20" w:history="1">
            <w:r w:rsidRPr="00750F2E">
              <w:rPr>
                <w:rStyle w:val="afa"/>
                <w:noProof/>
              </w:rPr>
              <w:t xml:space="preserve">2.3 </w:t>
            </w:r>
            <w:r w:rsidRPr="00750F2E">
              <w:rPr>
                <w:rStyle w:val="afa"/>
                <w:noProof/>
                <w:lang w:val="ru-RU"/>
              </w:rPr>
              <w:t>Анализ спектральных графиков тремора рук</w:t>
            </w:r>
            <w:r>
              <w:rPr>
                <w:noProof/>
                <w:webHidden/>
              </w:rPr>
              <w:tab/>
            </w:r>
            <w:r>
              <w:rPr>
                <w:noProof/>
                <w:webHidden/>
              </w:rPr>
              <w:fldChar w:fldCharType="begin"/>
            </w:r>
            <w:r>
              <w:rPr>
                <w:noProof/>
                <w:webHidden/>
              </w:rPr>
              <w:instrText xml:space="preserve"> PAGEREF _Toc132984020 \h </w:instrText>
            </w:r>
            <w:r>
              <w:rPr>
                <w:noProof/>
                <w:webHidden/>
              </w:rPr>
            </w:r>
            <w:r>
              <w:rPr>
                <w:noProof/>
                <w:webHidden/>
              </w:rPr>
              <w:fldChar w:fldCharType="separate"/>
            </w:r>
            <w:r>
              <w:rPr>
                <w:noProof/>
                <w:webHidden/>
              </w:rPr>
              <w:t>26</w:t>
            </w:r>
            <w:r>
              <w:rPr>
                <w:noProof/>
                <w:webHidden/>
              </w:rPr>
              <w:fldChar w:fldCharType="end"/>
            </w:r>
          </w:hyperlink>
        </w:p>
        <w:p w14:paraId="3712E8FB" w14:textId="08676636" w:rsidR="00565F13" w:rsidRDefault="00565F13">
          <w:pPr>
            <w:pStyle w:val="30"/>
            <w:tabs>
              <w:tab w:val="right" w:leader="dot" w:pos="9019"/>
            </w:tabs>
            <w:rPr>
              <w:rFonts w:asciiTheme="minorHAnsi" w:eastAsiaTheme="minorEastAsia" w:hAnsiTheme="minorHAnsi" w:cstheme="minorBidi"/>
              <w:noProof/>
              <w:sz w:val="22"/>
              <w:szCs w:val="22"/>
              <w:lang w:val="ru-RU"/>
            </w:rPr>
          </w:pPr>
          <w:hyperlink w:anchor="_Toc132984021" w:history="1">
            <w:r w:rsidRPr="00750F2E">
              <w:rPr>
                <w:rStyle w:val="afa"/>
                <w:noProof/>
              </w:rPr>
              <w:t>2.3.1 Аппроксимация</w:t>
            </w:r>
            <w:r>
              <w:rPr>
                <w:noProof/>
                <w:webHidden/>
              </w:rPr>
              <w:tab/>
            </w:r>
            <w:r>
              <w:rPr>
                <w:noProof/>
                <w:webHidden/>
              </w:rPr>
              <w:fldChar w:fldCharType="begin"/>
            </w:r>
            <w:r>
              <w:rPr>
                <w:noProof/>
                <w:webHidden/>
              </w:rPr>
              <w:instrText xml:space="preserve"> PAGEREF _Toc132984021 \h </w:instrText>
            </w:r>
            <w:r>
              <w:rPr>
                <w:noProof/>
                <w:webHidden/>
              </w:rPr>
            </w:r>
            <w:r>
              <w:rPr>
                <w:noProof/>
                <w:webHidden/>
              </w:rPr>
              <w:fldChar w:fldCharType="separate"/>
            </w:r>
            <w:r>
              <w:rPr>
                <w:noProof/>
                <w:webHidden/>
              </w:rPr>
              <w:t>29</w:t>
            </w:r>
            <w:r>
              <w:rPr>
                <w:noProof/>
                <w:webHidden/>
              </w:rPr>
              <w:fldChar w:fldCharType="end"/>
            </w:r>
          </w:hyperlink>
        </w:p>
        <w:p w14:paraId="6B80C098" w14:textId="1FB51645" w:rsidR="00565F13" w:rsidRDefault="00565F13">
          <w:pPr>
            <w:pStyle w:val="30"/>
            <w:tabs>
              <w:tab w:val="right" w:leader="dot" w:pos="9019"/>
            </w:tabs>
            <w:rPr>
              <w:rFonts w:asciiTheme="minorHAnsi" w:eastAsiaTheme="minorEastAsia" w:hAnsiTheme="minorHAnsi" w:cstheme="minorBidi"/>
              <w:noProof/>
              <w:sz w:val="22"/>
              <w:szCs w:val="22"/>
              <w:lang w:val="ru-RU"/>
            </w:rPr>
          </w:pPr>
          <w:hyperlink w:anchor="_Toc132984022" w:history="1">
            <w:r w:rsidRPr="00750F2E">
              <w:rPr>
                <w:rStyle w:val="afa"/>
                <w:noProof/>
              </w:rPr>
              <w:t>2.3.</w:t>
            </w:r>
            <w:r w:rsidRPr="00750F2E">
              <w:rPr>
                <w:rStyle w:val="afa"/>
                <w:noProof/>
                <w:lang w:val="ru-RU"/>
              </w:rPr>
              <w:t>2</w:t>
            </w:r>
            <w:r w:rsidRPr="00750F2E">
              <w:rPr>
                <w:rStyle w:val="afa"/>
                <w:noProof/>
              </w:rPr>
              <w:t xml:space="preserve"> Скользящее среднее</w:t>
            </w:r>
            <w:r>
              <w:rPr>
                <w:noProof/>
                <w:webHidden/>
              </w:rPr>
              <w:tab/>
            </w:r>
            <w:r>
              <w:rPr>
                <w:noProof/>
                <w:webHidden/>
              </w:rPr>
              <w:fldChar w:fldCharType="begin"/>
            </w:r>
            <w:r>
              <w:rPr>
                <w:noProof/>
                <w:webHidden/>
              </w:rPr>
              <w:instrText xml:space="preserve"> PAGEREF _Toc132984022 \h </w:instrText>
            </w:r>
            <w:r>
              <w:rPr>
                <w:noProof/>
                <w:webHidden/>
              </w:rPr>
            </w:r>
            <w:r>
              <w:rPr>
                <w:noProof/>
                <w:webHidden/>
              </w:rPr>
              <w:fldChar w:fldCharType="separate"/>
            </w:r>
            <w:r>
              <w:rPr>
                <w:noProof/>
                <w:webHidden/>
              </w:rPr>
              <w:t>30</w:t>
            </w:r>
            <w:r>
              <w:rPr>
                <w:noProof/>
                <w:webHidden/>
              </w:rPr>
              <w:fldChar w:fldCharType="end"/>
            </w:r>
          </w:hyperlink>
        </w:p>
        <w:p w14:paraId="45697823" w14:textId="1AAC1596" w:rsidR="00565F13" w:rsidRDefault="00565F13">
          <w:pPr>
            <w:pStyle w:val="30"/>
            <w:tabs>
              <w:tab w:val="right" w:leader="dot" w:pos="9019"/>
            </w:tabs>
            <w:rPr>
              <w:rFonts w:asciiTheme="minorHAnsi" w:eastAsiaTheme="minorEastAsia" w:hAnsiTheme="minorHAnsi" w:cstheme="minorBidi"/>
              <w:noProof/>
              <w:sz w:val="22"/>
              <w:szCs w:val="22"/>
              <w:lang w:val="ru-RU"/>
            </w:rPr>
          </w:pPr>
          <w:hyperlink w:anchor="_Toc132984023" w:history="1">
            <w:r w:rsidRPr="00750F2E">
              <w:rPr>
                <w:rStyle w:val="afa"/>
                <w:noProof/>
                <w:lang w:val="ru-RU"/>
              </w:rPr>
              <w:t>2.3.3 Метод главных компонент</w:t>
            </w:r>
            <w:r>
              <w:rPr>
                <w:noProof/>
                <w:webHidden/>
              </w:rPr>
              <w:tab/>
            </w:r>
            <w:r>
              <w:rPr>
                <w:noProof/>
                <w:webHidden/>
              </w:rPr>
              <w:fldChar w:fldCharType="begin"/>
            </w:r>
            <w:r>
              <w:rPr>
                <w:noProof/>
                <w:webHidden/>
              </w:rPr>
              <w:instrText xml:space="preserve"> PAGEREF _Toc132984023 \h </w:instrText>
            </w:r>
            <w:r>
              <w:rPr>
                <w:noProof/>
                <w:webHidden/>
              </w:rPr>
            </w:r>
            <w:r>
              <w:rPr>
                <w:noProof/>
                <w:webHidden/>
              </w:rPr>
              <w:fldChar w:fldCharType="separate"/>
            </w:r>
            <w:r>
              <w:rPr>
                <w:noProof/>
                <w:webHidden/>
              </w:rPr>
              <w:t>32</w:t>
            </w:r>
            <w:r>
              <w:rPr>
                <w:noProof/>
                <w:webHidden/>
              </w:rPr>
              <w:fldChar w:fldCharType="end"/>
            </w:r>
          </w:hyperlink>
        </w:p>
        <w:p w14:paraId="7A32A65C" w14:textId="6EEF50F7"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24" w:history="1">
            <w:r w:rsidRPr="00750F2E">
              <w:rPr>
                <w:rStyle w:val="afa"/>
                <w:noProof/>
              </w:rPr>
              <w:t>2.4 Методы оценки точности (достоверности)</w:t>
            </w:r>
            <w:r>
              <w:rPr>
                <w:noProof/>
                <w:webHidden/>
              </w:rPr>
              <w:tab/>
            </w:r>
            <w:r>
              <w:rPr>
                <w:noProof/>
                <w:webHidden/>
              </w:rPr>
              <w:fldChar w:fldCharType="begin"/>
            </w:r>
            <w:r>
              <w:rPr>
                <w:noProof/>
                <w:webHidden/>
              </w:rPr>
              <w:instrText xml:space="preserve"> PAGEREF _Toc132984024 \h </w:instrText>
            </w:r>
            <w:r>
              <w:rPr>
                <w:noProof/>
                <w:webHidden/>
              </w:rPr>
            </w:r>
            <w:r>
              <w:rPr>
                <w:noProof/>
                <w:webHidden/>
              </w:rPr>
              <w:fldChar w:fldCharType="separate"/>
            </w:r>
            <w:r>
              <w:rPr>
                <w:noProof/>
                <w:webHidden/>
              </w:rPr>
              <w:t>32</w:t>
            </w:r>
            <w:r>
              <w:rPr>
                <w:noProof/>
                <w:webHidden/>
              </w:rPr>
              <w:fldChar w:fldCharType="end"/>
            </w:r>
          </w:hyperlink>
        </w:p>
        <w:p w14:paraId="04251ADA" w14:textId="36596D26"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25" w:history="1">
            <w:r w:rsidRPr="00750F2E">
              <w:rPr>
                <w:rStyle w:val="afa"/>
                <w:noProof/>
              </w:rPr>
              <w:t>2.4 Методы сравнения спектральных графиков</w:t>
            </w:r>
            <w:r>
              <w:rPr>
                <w:noProof/>
                <w:webHidden/>
              </w:rPr>
              <w:tab/>
            </w:r>
            <w:r>
              <w:rPr>
                <w:noProof/>
                <w:webHidden/>
              </w:rPr>
              <w:fldChar w:fldCharType="begin"/>
            </w:r>
            <w:r>
              <w:rPr>
                <w:noProof/>
                <w:webHidden/>
              </w:rPr>
              <w:instrText xml:space="preserve"> PAGEREF _Toc132984025 \h </w:instrText>
            </w:r>
            <w:r>
              <w:rPr>
                <w:noProof/>
                <w:webHidden/>
              </w:rPr>
            </w:r>
            <w:r>
              <w:rPr>
                <w:noProof/>
                <w:webHidden/>
              </w:rPr>
              <w:fldChar w:fldCharType="separate"/>
            </w:r>
            <w:r>
              <w:rPr>
                <w:noProof/>
                <w:webHidden/>
              </w:rPr>
              <w:t>33</w:t>
            </w:r>
            <w:r>
              <w:rPr>
                <w:noProof/>
                <w:webHidden/>
              </w:rPr>
              <w:fldChar w:fldCharType="end"/>
            </w:r>
          </w:hyperlink>
        </w:p>
        <w:p w14:paraId="1E83C163" w14:textId="7D9BFD9F" w:rsidR="00565F13" w:rsidRDefault="00565F13">
          <w:pPr>
            <w:pStyle w:val="10"/>
            <w:rPr>
              <w:rFonts w:asciiTheme="minorHAnsi" w:eastAsiaTheme="minorEastAsia" w:hAnsiTheme="minorHAnsi" w:cstheme="minorBidi"/>
              <w:noProof/>
              <w:sz w:val="22"/>
              <w:szCs w:val="22"/>
              <w:lang w:val="ru-RU"/>
            </w:rPr>
          </w:pPr>
          <w:hyperlink w:anchor="_Toc132984026" w:history="1">
            <w:r w:rsidRPr="00750F2E">
              <w:rPr>
                <w:rStyle w:val="afa"/>
                <w:noProof/>
              </w:rPr>
              <w:t xml:space="preserve">3 </w:t>
            </w:r>
            <w:r w:rsidRPr="00750F2E">
              <w:rPr>
                <w:rStyle w:val="afa"/>
                <w:noProof/>
                <w:lang w:val="ru-RU"/>
              </w:rPr>
              <w:t xml:space="preserve">Разработка программного модуля для </w:t>
            </w:r>
            <w:r w:rsidRPr="00750F2E">
              <w:rPr>
                <w:rStyle w:val="afa"/>
                <w:noProof/>
              </w:rPr>
              <w:t>сравнения спектральных графиков</w:t>
            </w:r>
            <w:r>
              <w:rPr>
                <w:noProof/>
                <w:webHidden/>
              </w:rPr>
              <w:tab/>
            </w:r>
            <w:r>
              <w:rPr>
                <w:noProof/>
                <w:webHidden/>
              </w:rPr>
              <w:fldChar w:fldCharType="begin"/>
            </w:r>
            <w:r>
              <w:rPr>
                <w:noProof/>
                <w:webHidden/>
              </w:rPr>
              <w:instrText xml:space="preserve"> PAGEREF _Toc132984026 \h </w:instrText>
            </w:r>
            <w:r>
              <w:rPr>
                <w:noProof/>
                <w:webHidden/>
              </w:rPr>
            </w:r>
            <w:r>
              <w:rPr>
                <w:noProof/>
                <w:webHidden/>
              </w:rPr>
              <w:fldChar w:fldCharType="separate"/>
            </w:r>
            <w:r>
              <w:rPr>
                <w:noProof/>
                <w:webHidden/>
              </w:rPr>
              <w:t>35</w:t>
            </w:r>
            <w:r>
              <w:rPr>
                <w:noProof/>
                <w:webHidden/>
              </w:rPr>
              <w:fldChar w:fldCharType="end"/>
            </w:r>
          </w:hyperlink>
        </w:p>
        <w:p w14:paraId="3F9EC28A" w14:textId="5A1FA3E6" w:rsidR="00565F13" w:rsidRDefault="00565F13">
          <w:pPr>
            <w:pStyle w:val="20"/>
            <w:tabs>
              <w:tab w:val="left" w:pos="1760"/>
              <w:tab w:val="right" w:leader="dot" w:pos="9019"/>
            </w:tabs>
            <w:rPr>
              <w:rFonts w:asciiTheme="minorHAnsi" w:eastAsiaTheme="minorEastAsia" w:hAnsiTheme="minorHAnsi" w:cstheme="minorBidi"/>
              <w:noProof/>
              <w:sz w:val="22"/>
              <w:szCs w:val="22"/>
              <w:lang w:val="ru-RU"/>
            </w:rPr>
          </w:pPr>
          <w:hyperlink w:anchor="_Toc132984027" w:history="1">
            <w:r w:rsidRPr="00750F2E">
              <w:rPr>
                <w:rStyle w:val="afa"/>
                <w:noProof/>
                <w:lang w:val="ru-RU"/>
              </w:rPr>
              <w:t>3.1</w:t>
            </w:r>
            <w:r>
              <w:rPr>
                <w:rFonts w:asciiTheme="minorHAnsi" w:eastAsiaTheme="minorEastAsia" w:hAnsiTheme="minorHAnsi" w:cstheme="minorBidi"/>
                <w:noProof/>
                <w:sz w:val="22"/>
                <w:szCs w:val="22"/>
                <w:lang w:val="ru-RU"/>
              </w:rPr>
              <w:tab/>
            </w:r>
            <w:r w:rsidRPr="00750F2E">
              <w:rPr>
                <w:rStyle w:val="afa"/>
                <w:noProof/>
                <w:lang w:val="ru-RU"/>
              </w:rPr>
              <w:t>Этапы разработки</w:t>
            </w:r>
            <w:r>
              <w:rPr>
                <w:noProof/>
                <w:webHidden/>
              </w:rPr>
              <w:tab/>
            </w:r>
            <w:r>
              <w:rPr>
                <w:noProof/>
                <w:webHidden/>
              </w:rPr>
              <w:fldChar w:fldCharType="begin"/>
            </w:r>
            <w:r>
              <w:rPr>
                <w:noProof/>
                <w:webHidden/>
              </w:rPr>
              <w:instrText xml:space="preserve"> PAGEREF _Toc132984027 \h </w:instrText>
            </w:r>
            <w:r>
              <w:rPr>
                <w:noProof/>
                <w:webHidden/>
              </w:rPr>
            </w:r>
            <w:r>
              <w:rPr>
                <w:noProof/>
                <w:webHidden/>
              </w:rPr>
              <w:fldChar w:fldCharType="separate"/>
            </w:r>
            <w:r>
              <w:rPr>
                <w:noProof/>
                <w:webHidden/>
              </w:rPr>
              <w:t>35</w:t>
            </w:r>
            <w:r>
              <w:rPr>
                <w:noProof/>
                <w:webHidden/>
              </w:rPr>
              <w:fldChar w:fldCharType="end"/>
            </w:r>
          </w:hyperlink>
        </w:p>
        <w:p w14:paraId="4899FE3A" w14:textId="2AE8DBF8" w:rsidR="00565F13" w:rsidRDefault="00565F13">
          <w:pPr>
            <w:pStyle w:val="20"/>
            <w:tabs>
              <w:tab w:val="left" w:pos="1760"/>
              <w:tab w:val="right" w:leader="dot" w:pos="9019"/>
            </w:tabs>
            <w:rPr>
              <w:rFonts w:asciiTheme="minorHAnsi" w:eastAsiaTheme="minorEastAsia" w:hAnsiTheme="minorHAnsi" w:cstheme="minorBidi"/>
              <w:noProof/>
              <w:sz w:val="22"/>
              <w:szCs w:val="22"/>
              <w:lang w:val="ru-RU"/>
            </w:rPr>
          </w:pPr>
          <w:hyperlink w:anchor="_Toc132984028" w:history="1">
            <w:r w:rsidRPr="00750F2E">
              <w:rPr>
                <w:rStyle w:val="afa"/>
                <w:noProof/>
                <w:lang w:val="ru-RU"/>
              </w:rPr>
              <w:t>3.2</w:t>
            </w:r>
            <w:r>
              <w:rPr>
                <w:rFonts w:asciiTheme="minorHAnsi" w:eastAsiaTheme="minorEastAsia" w:hAnsiTheme="minorHAnsi" w:cstheme="minorBidi"/>
                <w:noProof/>
                <w:sz w:val="22"/>
                <w:szCs w:val="22"/>
                <w:lang w:val="ru-RU"/>
              </w:rPr>
              <w:tab/>
            </w:r>
            <w:r w:rsidRPr="00750F2E">
              <w:rPr>
                <w:rStyle w:val="afa"/>
                <w:noProof/>
                <w:lang w:val="ru-RU"/>
              </w:rPr>
              <w:t>Архитектура программного обеспечения</w:t>
            </w:r>
            <w:r>
              <w:rPr>
                <w:noProof/>
                <w:webHidden/>
              </w:rPr>
              <w:tab/>
            </w:r>
            <w:r>
              <w:rPr>
                <w:noProof/>
                <w:webHidden/>
              </w:rPr>
              <w:fldChar w:fldCharType="begin"/>
            </w:r>
            <w:r>
              <w:rPr>
                <w:noProof/>
                <w:webHidden/>
              </w:rPr>
              <w:instrText xml:space="preserve"> PAGEREF _Toc132984028 \h </w:instrText>
            </w:r>
            <w:r>
              <w:rPr>
                <w:noProof/>
                <w:webHidden/>
              </w:rPr>
            </w:r>
            <w:r>
              <w:rPr>
                <w:noProof/>
                <w:webHidden/>
              </w:rPr>
              <w:fldChar w:fldCharType="separate"/>
            </w:r>
            <w:r>
              <w:rPr>
                <w:noProof/>
                <w:webHidden/>
              </w:rPr>
              <w:t>35</w:t>
            </w:r>
            <w:r>
              <w:rPr>
                <w:noProof/>
                <w:webHidden/>
              </w:rPr>
              <w:fldChar w:fldCharType="end"/>
            </w:r>
          </w:hyperlink>
        </w:p>
        <w:p w14:paraId="56BAC598" w14:textId="39ED2F02" w:rsidR="00565F13" w:rsidRDefault="00565F13">
          <w:pPr>
            <w:pStyle w:val="20"/>
            <w:tabs>
              <w:tab w:val="left" w:pos="1760"/>
              <w:tab w:val="right" w:leader="dot" w:pos="9019"/>
            </w:tabs>
            <w:rPr>
              <w:rFonts w:asciiTheme="minorHAnsi" w:eastAsiaTheme="minorEastAsia" w:hAnsiTheme="minorHAnsi" w:cstheme="minorBidi"/>
              <w:noProof/>
              <w:sz w:val="22"/>
              <w:szCs w:val="22"/>
              <w:lang w:val="ru-RU"/>
            </w:rPr>
          </w:pPr>
          <w:hyperlink w:anchor="_Toc132984029" w:history="1">
            <w:r w:rsidRPr="00750F2E">
              <w:rPr>
                <w:rStyle w:val="afa"/>
                <w:noProof/>
                <w:lang w:val="ru-RU"/>
              </w:rPr>
              <w:t>3.3</w:t>
            </w:r>
            <w:r>
              <w:rPr>
                <w:rFonts w:asciiTheme="minorHAnsi" w:eastAsiaTheme="minorEastAsia" w:hAnsiTheme="minorHAnsi" w:cstheme="minorBidi"/>
                <w:noProof/>
                <w:sz w:val="22"/>
                <w:szCs w:val="22"/>
                <w:lang w:val="ru-RU"/>
              </w:rPr>
              <w:tab/>
            </w:r>
            <w:r w:rsidRPr="00750F2E">
              <w:rPr>
                <w:rStyle w:val="afa"/>
                <w:noProof/>
                <w:lang w:val="ru-RU"/>
              </w:rPr>
              <w:t>Используемые библиотеки и инструменты</w:t>
            </w:r>
            <w:r>
              <w:rPr>
                <w:noProof/>
                <w:webHidden/>
              </w:rPr>
              <w:tab/>
            </w:r>
            <w:r>
              <w:rPr>
                <w:noProof/>
                <w:webHidden/>
              </w:rPr>
              <w:fldChar w:fldCharType="begin"/>
            </w:r>
            <w:r>
              <w:rPr>
                <w:noProof/>
                <w:webHidden/>
              </w:rPr>
              <w:instrText xml:space="preserve"> PAGEREF _Toc132984029 \h </w:instrText>
            </w:r>
            <w:r>
              <w:rPr>
                <w:noProof/>
                <w:webHidden/>
              </w:rPr>
            </w:r>
            <w:r>
              <w:rPr>
                <w:noProof/>
                <w:webHidden/>
              </w:rPr>
              <w:fldChar w:fldCharType="separate"/>
            </w:r>
            <w:r>
              <w:rPr>
                <w:noProof/>
                <w:webHidden/>
              </w:rPr>
              <w:t>35</w:t>
            </w:r>
            <w:r>
              <w:rPr>
                <w:noProof/>
                <w:webHidden/>
              </w:rPr>
              <w:fldChar w:fldCharType="end"/>
            </w:r>
          </w:hyperlink>
        </w:p>
        <w:p w14:paraId="563B3FD8" w14:textId="79C00F42" w:rsidR="00565F13" w:rsidRDefault="00565F13">
          <w:pPr>
            <w:pStyle w:val="20"/>
            <w:tabs>
              <w:tab w:val="left" w:pos="1760"/>
              <w:tab w:val="right" w:leader="dot" w:pos="9019"/>
            </w:tabs>
            <w:rPr>
              <w:rFonts w:asciiTheme="minorHAnsi" w:eastAsiaTheme="minorEastAsia" w:hAnsiTheme="minorHAnsi" w:cstheme="minorBidi"/>
              <w:noProof/>
              <w:sz w:val="22"/>
              <w:szCs w:val="22"/>
              <w:lang w:val="ru-RU"/>
            </w:rPr>
          </w:pPr>
          <w:hyperlink w:anchor="_Toc132984030" w:history="1">
            <w:r w:rsidRPr="00750F2E">
              <w:rPr>
                <w:rStyle w:val="afa"/>
                <w:noProof/>
                <w:lang w:val="ru-RU"/>
              </w:rPr>
              <w:t>3.4</w:t>
            </w:r>
            <w:r>
              <w:rPr>
                <w:rFonts w:asciiTheme="minorHAnsi" w:eastAsiaTheme="minorEastAsia" w:hAnsiTheme="minorHAnsi" w:cstheme="minorBidi"/>
                <w:noProof/>
                <w:sz w:val="22"/>
                <w:szCs w:val="22"/>
                <w:lang w:val="ru-RU"/>
              </w:rPr>
              <w:tab/>
            </w:r>
            <w:r w:rsidRPr="00750F2E">
              <w:rPr>
                <w:rStyle w:val="afa"/>
                <w:noProof/>
                <w:lang w:val="ru-RU"/>
              </w:rPr>
              <w:t>Результаты разработки</w:t>
            </w:r>
            <w:r>
              <w:rPr>
                <w:noProof/>
                <w:webHidden/>
              </w:rPr>
              <w:tab/>
            </w:r>
            <w:r>
              <w:rPr>
                <w:noProof/>
                <w:webHidden/>
              </w:rPr>
              <w:fldChar w:fldCharType="begin"/>
            </w:r>
            <w:r>
              <w:rPr>
                <w:noProof/>
                <w:webHidden/>
              </w:rPr>
              <w:instrText xml:space="preserve"> PAGEREF _Toc132984030 \h </w:instrText>
            </w:r>
            <w:r>
              <w:rPr>
                <w:noProof/>
                <w:webHidden/>
              </w:rPr>
            </w:r>
            <w:r>
              <w:rPr>
                <w:noProof/>
                <w:webHidden/>
              </w:rPr>
              <w:fldChar w:fldCharType="separate"/>
            </w:r>
            <w:r>
              <w:rPr>
                <w:noProof/>
                <w:webHidden/>
              </w:rPr>
              <w:t>36</w:t>
            </w:r>
            <w:r>
              <w:rPr>
                <w:noProof/>
                <w:webHidden/>
              </w:rPr>
              <w:fldChar w:fldCharType="end"/>
            </w:r>
          </w:hyperlink>
        </w:p>
        <w:p w14:paraId="3A0D2353" w14:textId="71ADC989" w:rsidR="00565F13" w:rsidRDefault="00565F13">
          <w:pPr>
            <w:pStyle w:val="30"/>
            <w:tabs>
              <w:tab w:val="right" w:leader="dot" w:pos="9019"/>
            </w:tabs>
            <w:rPr>
              <w:rFonts w:asciiTheme="minorHAnsi" w:eastAsiaTheme="minorEastAsia" w:hAnsiTheme="minorHAnsi" w:cstheme="minorBidi"/>
              <w:noProof/>
              <w:sz w:val="22"/>
              <w:szCs w:val="22"/>
              <w:lang w:val="ru-RU"/>
            </w:rPr>
          </w:pPr>
          <w:hyperlink w:anchor="_Toc132984031" w:history="1">
            <w:r w:rsidRPr="00750F2E">
              <w:rPr>
                <w:rStyle w:val="afa"/>
                <w:noProof/>
              </w:rPr>
              <w:t>3.</w:t>
            </w:r>
            <w:r w:rsidRPr="00750F2E">
              <w:rPr>
                <w:rStyle w:val="afa"/>
                <w:noProof/>
                <w:lang w:val="ru-RU"/>
              </w:rPr>
              <w:t>4.1</w:t>
            </w:r>
            <w:r w:rsidRPr="00750F2E">
              <w:rPr>
                <w:rStyle w:val="afa"/>
                <w:noProof/>
              </w:rPr>
              <w:t xml:space="preserve"> </w:t>
            </w:r>
            <w:r w:rsidRPr="00750F2E">
              <w:rPr>
                <w:rStyle w:val="afa"/>
                <w:noProof/>
                <w:lang w:val="ru-RU"/>
              </w:rPr>
              <w:t xml:space="preserve">Разработка представления </w:t>
            </w:r>
            <w:r w:rsidRPr="00750F2E">
              <w:rPr>
                <w:rStyle w:val="afa"/>
                <w:noProof/>
              </w:rPr>
              <w:t>исходных данных</w:t>
            </w:r>
            <w:r>
              <w:rPr>
                <w:noProof/>
                <w:webHidden/>
              </w:rPr>
              <w:tab/>
            </w:r>
            <w:r>
              <w:rPr>
                <w:noProof/>
                <w:webHidden/>
              </w:rPr>
              <w:fldChar w:fldCharType="begin"/>
            </w:r>
            <w:r>
              <w:rPr>
                <w:noProof/>
                <w:webHidden/>
              </w:rPr>
              <w:instrText xml:space="preserve"> PAGEREF _Toc132984031 \h </w:instrText>
            </w:r>
            <w:r>
              <w:rPr>
                <w:noProof/>
                <w:webHidden/>
              </w:rPr>
            </w:r>
            <w:r>
              <w:rPr>
                <w:noProof/>
                <w:webHidden/>
              </w:rPr>
              <w:fldChar w:fldCharType="separate"/>
            </w:r>
            <w:r>
              <w:rPr>
                <w:noProof/>
                <w:webHidden/>
              </w:rPr>
              <w:t>36</w:t>
            </w:r>
            <w:r>
              <w:rPr>
                <w:noProof/>
                <w:webHidden/>
              </w:rPr>
              <w:fldChar w:fldCharType="end"/>
            </w:r>
          </w:hyperlink>
        </w:p>
        <w:p w14:paraId="25110989" w14:textId="41DE2251" w:rsidR="00565F13" w:rsidRDefault="00565F13">
          <w:pPr>
            <w:pStyle w:val="30"/>
            <w:tabs>
              <w:tab w:val="right" w:leader="dot" w:pos="9019"/>
            </w:tabs>
            <w:rPr>
              <w:rFonts w:asciiTheme="minorHAnsi" w:eastAsiaTheme="minorEastAsia" w:hAnsiTheme="minorHAnsi" w:cstheme="minorBidi"/>
              <w:noProof/>
              <w:sz w:val="22"/>
              <w:szCs w:val="22"/>
              <w:lang w:val="ru-RU"/>
            </w:rPr>
          </w:pPr>
          <w:hyperlink w:anchor="_Toc132984032" w:history="1">
            <w:r w:rsidRPr="00750F2E">
              <w:rPr>
                <w:rStyle w:val="afa"/>
                <w:noProof/>
              </w:rPr>
              <w:t>3.</w:t>
            </w:r>
            <w:r w:rsidRPr="00750F2E">
              <w:rPr>
                <w:rStyle w:val="afa"/>
                <w:noProof/>
                <w:lang w:val="ru-RU"/>
              </w:rPr>
              <w:t>4.2</w:t>
            </w:r>
            <w:r w:rsidRPr="00750F2E">
              <w:rPr>
                <w:rStyle w:val="afa"/>
                <w:noProof/>
              </w:rPr>
              <w:t xml:space="preserve"> </w:t>
            </w:r>
            <w:r w:rsidRPr="00750F2E">
              <w:rPr>
                <w:rStyle w:val="afa"/>
                <w:noProof/>
                <w:lang w:val="ru-RU"/>
              </w:rPr>
              <w:t>Разработка</w:t>
            </w:r>
            <w:r w:rsidRPr="00750F2E">
              <w:rPr>
                <w:rStyle w:val="afa"/>
                <w:noProof/>
              </w:rPr>
              <w:t xml:space="preserve"> методов </w:t>
            </w:r>
            <w:r w:rsidRPr="00750F2E">
              <w:rPr>
                <w:rStyle w:val="afa"/>
                <w:noProof/>
                <w:lang w:val="ru-RU"/>
              </w:rPr>
              <w:t>анализа</w:t>
            </w:r>
            <w:r>
              <w:rPr>
                <w:noProof/>
                <w:webHidden/>
              </w:rPr>
              <w:tab/>
            </w:r>
            <w:r>
              <w:rPr>
                <w:noProof/>
                <w:webHidden/>
              </w:rPr>
              <w:fldChar w:fldCharType="begin"/>
            </w:r>
            <w:r>
              <w:rPr>
                <w:noProof/>
                <w:webHidden/>
              </w:rPr>
              <w:instrText xml:space="preserve"> PAGEREF _Toc132984032 \h </w:instrText>
            </w:r>
            <w:r>
              <w:rPr>
                <w:noProof/>
                <w:webHidden/>
              </w:rPr>
            </w:r>
            <w:r>
              <w:rPr>
                <w:noProof/>
                <w:webHidden/>
              </w:rPr>
              <w:fldChar w:fldCharType="separate"/>
            </w:r>
            <w:r>
              <w:rPr>
                <w:noProof/>
                <w:webHidden/>
              </w:rPr>
              <w:t>37</w:t>
            </w:r>
            <w:r>
              <w:rPr>
                <w:noProof/>
                <w:webHidden/>
              </w:rPr>
              <w:fldChar w:fldCharType="end"/>
            </w:r>
          </w:hyperlink>
        </w:p>
        <w:p w14:paraId="19A79334" w14:textId="5EA5AA60" w:rsidR="00565F13" w:rsidRDefault="00565F13">
          <w:pPr>
            <w:pStyle w:val="10"/>
            <w:rPr>
              <w:rFonts w:asciiTheme="minorHAnsi" w:eastAsiaTheme="minorEastAsia" w:hAnsiTheme="minorHAnsi" w:cstheme="minorBidi"/>
              <w:noProof/>
              <w:sz w:val="22"/>
              <w:szCs w:val="22"/>
              <w:lang w:val="ru-RU"/>
            </w:rPr>
          </w:pPr>
          <w:hyperlink w:anchor="_Toc132984033" w:history="1">
            <w:r w:rsidRPr="00750F2E">
              <w:rPr>
                <w:rStyle w:val="afa"/>
                <w:noProof/>
                <w:lang w:val="ru-RU"/>
              </w:rPr>
              <w:t>4 Экспериментальное исследование</w:t>
            </w:r>
            <w:r>
              <w:rPr>
                <w:noProof/>
                <w:webHidden/>
              </w:rPr>
              <w:tab/>
            </w:r>
            <w:r>
              <w:rPr>
                <w:noProof/>
                <w:webHidden/>
              </w:rPr>
              <w:fldChar w:fldCharType="begin"/>
            </w:r>
            <w:r>
              <w:rPr>
                <w:noProof/>
                <w:webHidden/>
              </w:rPr>
              <w:instrText xml:space="preserve"> PAGEREF _Toc132984033 \h </w:instrText>
            </w:r>
            <w:r>
              <w:rPr>
                <w:noProof/>
                <w:webHidden/>
              </w:rPr>
            </w:r>
            <w:r>
              <w:rPr>
                <w:noProof/>
                <w:webHidden/>
              </w:rPr>
              <w:fldChar w:fldCharType="separate"/>
            </w:r>
            <w:r>
              <w:rPr>
                <w:noProof/>
                <w:webHidden/>
              </w:rPr>
              <w:t>42</w:t>
            </w:r>
            <w:r>
              <w:rPr>
                <w:noProof/>
                <w:webHidden/>
              </w:rPr>
              <w:fldChar w:fldCharType="end"/>
            </w:r>
          </w:hyperlink>
        </w:p>
        <w:p w14:paraId="4CC701D7" w14:textId="0E08E029" w:rsidR="00565F13" w:rsidRDefault="00565F13">
          <w:pPr>
            <w:pStyle w:val="10"/>
            <w:rPr>
              <w:rFonts w:asciiTheme="minorHAnsi" w:eastAsiaTheme="minorEastAsia" w:hAnsiTheme="minorHAnsi" w:cstheme="minorBidi"/>
              <w:noProof/>
              <w:sz w:val="22"/>
              <w:szCs w:val="22"/>
              <w:lang w:val="ru-RU"/>
            </w:rPr>
          </w:pPr>
          <w:hyperlink w:anchor="_Toc132984034" w:history="1">
            <w:r w:rsidRPr="00750F2E">
              <w:rPr>
                <w:rStyle w:val="afa"/>
                <w:noProof/>
                <w:lang w:val="ru-RU"/>
              </w:rPr>
              <w:t xml:space="preserve">5 </w:t>
            </w:r>
            <w:r w:rsidRPr="00750F2E">
              <w:rPr>
                <w:rStyle w:val="afa"/>
                <w:noProof/>
              </w:rPr>
              <w:t>Составление бизнес-плана по коммерциализации результатов НИР магистранта</w:t>
            </w:r>
            <w:r>
              <w:rPr>
                <w:noProof/>
                <w:webHidden/>
              </w:rPr>
              <w:tab/>
            </w:r>
            <w:r>
              <w:rPr>
                <w:noProof/>
                <w:webHidden/>
              </w:rPr>
              <w:fldChar w:fldCharType="begin"/>
            </w:r>
            <w:r>
              <w:rPr>
                <w:noProof/>
                <w:webHidden/>
              </w:rPr>
              <w:instrText xml:space="preserve"> PAGEREF _Toc132984034 \h </w:instrText>
            </w:r>
            <w:r>
              <w:rPr>
                <w:noProof/>
                <w:webHidden/>
              </w:rPr>
            </w:r>
            <w:r>
              <w:rPr>
                <w:noProof/>
                <w:webHidden/>
              </w:rPr>
              <w:fldChar w:fldCharType="separate"/>
            </w:r>
            <w:r>
              <w:rPr>
                <w:noProof/>
                <w:webHidden/>
              </w:rPr>
              <w:t>43</w:t>
            </w:r>
            <w:r>
              <w:rPr>
                <w:noProof/>
                <w:webHidden/>
              </w:rPr>
              <w:fldChar w:fldCharType="end"/>
            </w:r>
          </w:hyperlink>
        </w:p>
        <w:p w14:paraId="099E67AE" w14:textId="79EB046C" w:rsidR="00565F13" w:rsidRDefault="00565F13">
          <w:pPr>
            <w:pStyle w:val="20"/>
            <w:tabs>
              <w:tab w:val="right" w:leader="dot" w:pos="9019"/>
            </w:tabs>
            <w:rPr>
              <w:rFonts w:asciiTheme="minorHAnsi" w:eastAsiaTheme="minorEastAsia" w:hAnsiTheme="minorHAnsi" w:cstheme="minorBidi"/>
              <w:noProof/>
              <w:sz w:val="22"/>
              <w:szCs w:val="22"/>
              <w:lang w:val="ru-RU"/>
            </w:rPr>
          </w:pPr>
          <w:hyperlink w:anchor="_Toc132984035" w:history="1">
            <w:r w:rsidRPr="00750F2E">
              <w:rPr>
                <w:rStyle w:val="afa"/>
                <w:noProof/>
              </w:rPr>
              <w:t>4.1 Концепция продукта</w:t>
            </w:r>
            <w:r>
              <w:rPr>
                <w:noProof/>
                <w:webHidden/>
              </w:rPr>
              <w:tab/>
            </w:r>
            <w:r>
              <w:rPr>
                <w:noProof/>
                <w:webHidden/>
              </w:rPr>
              <w:fldChar w:fldCharType="begin"/>
            </w:r>
            <w:r>
              <w:rPr>
                <w:noProof/>
                <w:webHidden/>
              </w:rPr>
              <w:instrText xml:space="preserve"> PAGEREF _Toc132984035 \h </w:instrText>
            </w:r>
            <w:r>
              <w:rPr>
                <w:noProof/>
                <w:webHidden/>
              </w:rPr>
            </w:r>
            <w:r>
              <w:rPr>
                <w:noProof/>
                <w:webHidden/>
              </w:rPr>
              <w:fldChar w:fldCharType="separate"/>
            </w:r>
            <w:r>
              <w:rPr>
                <w:noProof/>
                <w:webHidden/>
              </w:rPr>
              <w:t>43</w:t>
            </w:r>
            <w:r>
              <w:rPr>
                <w:noProof/>
                <w:webHidden/>
              </w:rPr>
              <w:fldChar w:fldCharType="end"/>
            </w:r>
          </w:hyperlink>
        </w:p>
        <w:p w14:paraId="1CFC3822" w14:textId="638B9E8B" w:rsidR="00565F13" w:rsidRDefault="00565F13">
          <w:pPr>
            <w:pStyle w:val="10"/>
            <w:rPr>
              <w:rFonts w:asciiTheme="minorHAnsi" w:eastAsiaTheme="minorEastAsia" w:hAnsiTheme="minorHAnsi" w:cstheme="minorBidi"/>
              <w:noProof/>
              <w:sz w:val="22"/>
              <w:szCs w:val="22"/>
              <w:lang w:val="ru-RU"/>
            </w:rPr>
          </w:pPr>
          <w:hyperlink w:anchor="_Toc132984036" w:history="1">
            <w:r w:rsidRPr="00750F2E">
              <w:rPr>
                <w:rStyle w:val="afa"/>
                <w:noProof/>
              </w:rPr>
              <w:t>ЗАКЛЮЧЕНИЕ</w:t>
            </w:r>
            <w:r>
              <w:rPr>
                <w:noProof/>
                <w:webHidden/>
              </w:rPr>
              <w:tab/>
            </w:r>
            <w:r>
              <w:rPr>
                <w:noProof/>
                <w:webHidden/>
              </w:rPr>
              <w:fldChar w:fldCharType="begin"/>
            </w:r>
            <w:r>
              <w:rPr>
                <w:noProof/>
                <w:webHidden/>
              </w:rPr>
              <w:instrText xml:space="preserve"> PAGEREF _Toc132984036 \h </w:instrText>
            </w:r>
            <w:r>
              <w:rPr>
                <w:noProof/>
                <w:webHidden/>
              </w:rPr>
            </w:r>
            <w:r>
              <w:rPr>
                <w:noProof/>
                <w:webHidden/>
              </w:rPr>
              <w:fldChar w:fldCharType="separate"/>
            </w:r>
            <w:r>
              <w:rPr>
                <w:noProof/>
                <w:webHidden/>
              </w:rPr>
              <w:t>44</w:t>
            </w:r>
            <w:r>
              <w:rPr>
                <w:noProof/>
                <w:webHidden/>
              </w:rPr>
              <w:fldChar w:fldCharType="end"/>
            </w:r>
          </w:hyperlink>
        </w:p>
        <w:p w14:paraId="1302337E" w14:textId="5B197F9D" w:rsidR="00565F13" w:rsidRDefault="00565F13">
          <w:pPr>
            <w:pStyle w:val="10"/>
            <w:rPr>
              <w:rFonts w:asciiTheme="minorHAnsi" w:eastAsiaTheme="minorEastAsia" w:hAnsiTheme="minorHAnsi" w:cstheme="minorBidi"/>
              <w:noProof/>
              <w:sz w:val="22"/>
              <w:szCs w:val="22"/>
              <w:lang w:val="ru-RU"/>
            </w:rPr>
          </w:pPr>
          <w:hyperlink w:anchor="_Toc132984037" w:history="1">
            <w:r w:rsidRPr="00750F2E">
              <w:rPr>
                <w:rStyle w:val="afa"/>
                <w:noProof/>
              </w:rPr>
              <w:t>СПИСОК ИСПОЛЬЗОВАННЫХ ИСТОЧНИКОВ</w:t>
            </w:r>
            <w:r>
              <w:rPr>
                <w:noProof/>
                <w:webHidden/>
              </w:rPr>
              <w:tab/>
            </w:r>
            <w:r>
              <w:rPr>
                <w:noProof/>
                <w:webHidden/>
              </w:rPr>
              <w:fldChar w:fldCharType="begin"/>
            </w:r>
            <w:r>
              <w:rPr>
                <w:noProof/>
                <w:webHidden/>
              </w:rPr>
              <w:instrText xml:space="preserve"> PAGEREF _Toc132984037 \h </w:instrText>
            </w:r>
            <w:r>
              <w:rPr>
                <w:noProof/>
                <w:webHidden/>
              </w:rPr>
            </w:r>
            <w:r>
              <w:rPr>
                <w:noProof/>
                <w:webHidden/>
              </w:rPr>
              <w:fldChar w:fldCharType="separate"/>
            </w:r>
            <w:r>
              <w:rPr>
                <w:noProof/>
                <w:webHidden/>
              </w:rPr>
              <w:t>45</w:t>
            </w:r>
            <w:r>
              <w:rPr>
                <w:noProof/>
                <w:webHidden/>
              </w:rPr>
              <w:fldChar w:fldCharType="end"/>
            </w:r>
          </w:hyperlink>
        </w:p>
        <w:p w14:paraId="567E12A8" w14:textId="1EC51D89" w:rsidR="00565F13" w:rsidRDefault="00565F13">
          <w:pPr>
            <w:pStyle w:val="10"/>
            <w:rPr>
              <w:rFonts w:asciiTheme="minorHAnsi" w:eastAsiaTheme="minorEastAsia" w:hAnsiTheme="minorHAnsi" w:cstheme="minorBidi"/>
              <w:noProof/>
              <w:sz w:val="22"/>
              <w:szCs w:val="22"/>
              <w:lang w:val="ru-RU"/>
            </w:rPr>
          </w:pPr>
          <w:hyperlink w:anchor="_Toc132984038" w:history="1">
            <w:r w:rsidRPr="00750F2E">
              <w:rPr>
                <w:rStyle w:val="afa"/>
                <w:noProof/>
              </w:rPr>
              <w:t>ПРИЛОЖЕНИЕ А</w:t>
            </w:r>
            <w:r>
              <w:rPr>
                <w:noProof/>
                <w:webHidden/>
              </w:rPr>
              <w:tab/>
            </w:r>
            <w:r>
              <w:rPr>
                <w:noProof/>
                <w:webHidden/>
              </w:rPr>
              <w:fldChar w:fldCharType="begin"/>
            </w:r>
            <w:r>
              <w:rPr>
                <w:noProof/>
                <w:webHidden/>
              </w:rPr>
              <w:instrText xml:space="preserve"> PAGEREF _Toc132984038 \h </w:instrText>
            </w:r>
            <w:r>
              <w:rPr>
                <w:noProof/>
                <w:webHidden/>
              </w:rPr>
            </w:r>
            <w:r>
              <w:rPr>
                <w:noProof/>
                <w:webHidden/>
              </w:rPr>
              <w:fldChar w:fldCharType="separate"/>
            </w:r>
            <w:r>
              <w:rPr>
                <w:noProof/>
                <w:webHidden/>
              </w:rPr>
              <w:t>48</w:t>
            </w:r>
            <w:r>
              <w:rPr>
                <w:noProof/>
                <w:webHidden/>
              </w:rPr>
              <w:fldChar w:fldCharType="end"/>
            </w:r>
          </w:hyperlink>
        </w:p>
        <w:p w14:paraId="2227E3F9" w14:textId="3D9EA57A" w:rsidR="008F7386" w:rsidRDefault="008F7386" w:rsidP="00A01EF3">
          <w:r w:rsidRPr="008F7386">
            <w:rPr>
              <w:b/>
              <w:bCs/>
            </w:rPr>
            <w:fldChar w:fldCharType="end"/>
          </w:r>
        </w:p>
      </w:sdtContent>
    </w:sdt>
    <w:p w14:paraId="3C58C39E" w14:textId="77777777" w:rsidR="00171BAB" w:rsidRDefault="00171BAB">
      <w:pPr>
        <w:pStyle w:val="1"/>
        <w:ind w:firstLine="0"/>
        <w:jc w:val="left"/>
      </w:pPr>
    </w:p>
    <w:p w14:paraId="34555339" w14:textId="77777777" w:rsidR="00171BAB" w:rsidRDefault="001F372A">
      <w:pPr>
        <w:pStyle w:val="1"/>
        <w:jc w:val="center"/>
      </w:pPr>
      <w:bookmarkStart w:id="2" w:name="_eajvm4fnl99o" w:colFirst="0" w:colLast="0"/>
      <w:bookmarkEnd w:id="2"/>
      <w:r>
        <w:br w:type="page"/>
      </w:r>
    </w:p>
    <w:p w14:paraId="48668ED8" w14:textId="77777777" w:rsidR="00171BAB" w:rsidRDefault="001F372A" w:rsidP="008F7386">
      <w:pPr>
        <w:pStyle w:val="1"/>
      </w:pPr>
      <w:bookmarkStart w:id="3" w:name="_Toc132984004"/>
      <w:r>
        <w:lastRenderedPageBreak/>
        <w:t>Определения, обозначения и сокращения</w:t>
      </w:r>
      <w:bookmarkEnd w:id="3"/>
    </w:p>
    <w:p w14:paraId="2182C5D8" w14:textId="4B209D99" w:rsidR="00171BAB" w:rsidRDefault="001F372A">
      <w:r>
        <w:t>В данной работе применяются следующие термины с соответствующими определениями:</w:t>
      </w:r>
    </w:p>
    <w:p w14:paraId="3D4AE45A" w14:textId="262D18A5" w:rsidR="00BD1CDA" w:rsidRPr="00BD1CDA" w:rsidRDefault="00BD1CDA">
      <w:pPr>
        <w:rPr>
          <w:lang w:val="ru-RU"/>
        </w:rPr>
      </w:pPr>
      <w:r>
        <w:rPr>
          <w:lang w:val="ru-RU"/>
        </w:rPr>
        <w:t>Гиперкинез – патологические, непроизвольные движения;</w:t>
      </w:r>
    </w:p>
    <w:p w14:paraId="1A7116DA" w14:textId="66B79802" w:rsidR="00AF44BD" w:rsidRDefault="00AF44BD">
      <w:pPr>
        <w:rPr>
          <w:lang w:val="ru-RU"/>
        </w:rPr>
      </w:pPr>
      <w:r>
        <w:rPr>
          <w:lang w:val="ru-RU"/>
        </w:rPr>
        <w:t xml:space="preserve">ПМ </w:t>
      </w:r>
      <w:r>
        <w:t>–</w:t>
      </w:r>
      <w:r>
        <w:rPr>
          <w:lang w:val="ru-RU"/>
        </w:rPr>
        <w:t xml:space="preserve"> программный модуль;</w:t>
      </w:r>
    </w:p>
    <w:p w14:paraId="2C4F6B88" w14:textId="1CE433CD" w:rsidR="00AF44BD" w:rsidRPr="00AF44BD" w:rsidRDefault="00AF44BD">
      <w:pPr>
        <w:rPr>
          <w:lang w:val="ru-RU"/>
        </w:rPr>
      </w:pPr>
      <w:r>
        <w:rPr>
          <w:lang w:val="ru-RU"/>
        </w:rPr>
        <w:t xml:space="preserve">ПТ </w:t>
      </w:r>
      <w:r>
        <w:t>–</w:t>
      </w:r>
      <w:r>
        <w:rPr>
          <w:lang w:val="ru-RU"/>
        </w:rPr>
        <w:t xml:space="preserve"> патологический тремор;</w:t>
      </w:r>
    </w:p>
    <w:p w14:paraId="02B51E43" w14:textId="11E08589" w:rsidR="00171BAB" w:rsidRDefault="001F372A">
      <w:pPr>
        <w:rPr>
          <w:lang w:val="ru-RU"/>
        </w:rPr>
      </w:pPr>
      <w:r>
        <w:t>ФБ – физиологический тремор</w:t>
      </w:r>
      <w:r w:rsidR="0047205E">
        <w:rPr>
          <w:lang w:val="ru-RU"/>
        </w:rPr>
        <w:t>;</w:t>
      </w:r>
    </w:p>
    <w:p w14:paraId="6D6FA5DE" w14:textId="36F6D692" w:rsidR="0047205E" w:rsidRDefault="0047205E">
      <w:pPr>
        <w:rPr>
          <w:lang w:val="ru-RU"/>
        </w:rPr>
      </w:pPr>
      <w:r>
        <w:rPr>
          <w:lang w:val="ru-RU"/>
        </w:rPr>
        <w:t xml:space="preserve">ЦНС </w:t>
      </w:r>
      <w:r w:rsidR="00B53148">
        <w:t>–</w:t>
      </w:r>
      <w:r w:rsidR="00B53148">
        <w:rPr>
          <w:lang w:val="ru-RU"/>
        </w:rPr>
        <w:t xml:space="preserve"> </w:t>
      </w:r>
      <w:r>
        <w:t>центральной нервной системы</w:t>
      </w:r>
      <w:r w:rsidR="00B40583">
        <w:rPr>
          <w:lang w:val="ru-RU"/>
        </w:rPr>
        <w:t>;</w:t>
      </w:r>
    </w:p>
    <w:p w14:paraId="49077C51" w14:textId="79076F62" w:rsidR="00B40583" w:rsidRPr="00B40583" w:rsidRDefault="00B40583">
      <w:pPr>
        <w:rPr>
          <w:lang w:val="ru-RU"/>
        </w:rPr>
      </w:pPr>
      <w:r>
        <w:rPr>
          <w:lang w:val="ru-RU"/>
        </w:rPr>
        <w:t xml:space="preserve">ЭМГ </w:t>
      </w:r>
      <w:r w:rsidR="00B53148">
        <w:t>–</w:t>
      </w:r>
      <w:r w:rsidR="00B53148">
        <w:rPr>
          <w:lang w:val="ru-RU"/>
        </w:rPr>
        <w:t xml:space="preserve"> </w:t>
      </w:r>
      <w:r>
        <w:rPr>
          <w:lang w:val="ru-RU"/>
        </w:rPr>
        <w:t>электромиография.</w:t>
      </w:r>
    </w:p>
    <w:p w14:paraId="21918568" w14:textId="77777777" w:rsidR="00AF44BD" w:rsidRDefault="00AF44BD"/>
    <w:p w14:paraId="7956943A" w14:textId="77777777" w:rsidR="00171BAB" w:rsidRDefault="001F372A">
      <w:pPr>
        <w:ind w:firstLine="0"/>
        <w:jc w:val="center"/>
        <w:rPr>
          <w:b/>
        </w:rPr>
      </w:pPr>
      <w:r>
        <w:br w:type="page"/>
      </w:r>
    </w:p>
    <w:p w14:paraId="09817581" w14:textId="77777777" w:rsidR="00171BAB" w:rsidRDefault="001F372A">
      <w:pPr>
        <w:pStyle w:val="1"/>
        <w:jc w:val="center"/>
      </w:pPr>
      <w:bookmarkStart w:id="4" w:name="_Toc132984005"/>
      <w:r>
        <w:lastRenderedPageBreak/>
        <w:t>ВВЕДЕНИЕ</w:t>
      </w:r>
      <w:bookmarkEnd w:id="4"/>
    </w:p>
    <w:p w14:paraId="468586CB" w14:textId="230F25FB" w:rsidR="00171BAB" w:rsidRDefault="001F372A">
      <w:r>
        <w:t xml:space="preserve">Тремор – это синдром, являющийся неврологическим </w:t>
      </w:r>
      <w:r w:rsidR="00AF44BD">
        <w:t>признаком</w:t>
      </w:r>
      <w:r>
        <w:t xml:space="preserve">, который указывает на ненормальное состояние центральной нервной системы, например, отделов мозга, связанных с движением. Тремор проявляется в виде непроизвольных ритмических колебаний различных участков тела, возникающими из-за повторяющегося сокращения и расслабления мускулатуры. Обычно синдром охватывает руки, голову, стопы. Тремор может быть единственной физической аномалией (изолированный тремор), или может сочетаться с другими неврологическими или системными признаками (комбинированный тремор). </w:t>
      </w:r>
    </w:p>
    <w:p w14:paraId="0B90E4AE" w14:textId="77777777" w:rsidR="00171BAB" w:rsidRDefault="001F372A">
      <w:r>
        <w:t>Физиологический тремор (ФТ) можно наблюдать у любого здорового человека. Он представляет собой высокочастотное (8-12 Гц) низкоамплитудное дрожание в руках или любой другой части тела, которое внешне никак не определяется (за исключением случаев усиленного физического тремора).</w:t>
      </w:r>
    </w:p>
    <w:p w14:paraId="50A18CE6" w14:textId="77777777" w:rsidR="00171BAB" w:rsidRDefault="001F372A">
      <w:r>
        <w:t>Патологический тремор (ПТ) в отличие от ФТ виден невооруженным глазом и характеризуется более высокой амплитудой, низкой (реже высокой) частотой и наличием провоцирующих или усиливающих его условий [1].</w:t>
      </w:r>
    </w:p>
    <w:p w14:paraId="60A73B67" w14:textId="48ABA6B7" w:rsidR="00171BAB" w:rsidRDefault="001F372A">
      <w:r>
        <w:t xml:space="preserve">Зарегистрировать и оценить тремор на ранних стадия можно с помощью </w:t>
      </w:r>
      <w:proofErr w:type="spellStart"/>
      <w:r w:rsidR="008763B2">
        <w:rPr>
          <w:lang w:val="ru-RU"/>
        </w:rPr>
        <w:t>треморографа</w:t>
      </w:r>
      <w:proofErr w:type="spellEnd"/>
      <w:r>
        <w:t xml:space="preserve">. Применение метода </w:t>
      </w:r>
      <w:proofErr w:type="spellStart"/>
      <w:r w:rsidR="008763B2">
        <w:rPr>
          <w:lang w:val="ru-RU"/>
        </w:rPr>
        <w:t>треморографии</w:t>
      </w:r>
      <w:proofErr w:type="spellEnd"/>
      <w:r w:rsidR="008763B2">
        <w:t xml:space="preserve"> </w:t>
      </w:r>
      <w:r>
        <w:t>за последние годы показало свою эффективность в диагностике различных вариантов патологического тремора.</w:t>
      </w:r>
    </w:p>
    <w:p w14:paraId="0A9ED52F" w14:textId="35FBD92C" w:rsidR="00171BAB" w:rsidRDefault="008763B2">
      <w:r>
        <w:rPr>
          <w:lang w:val="ru-RU"/>
        </w:rPr>
        <w:t>Особую</w:t>
      </w:r>
      <w:r w:rsidR="001F372A">
        <w:t xml:space="preserve"> трудность </w:t>
      </w:r>
      <w:r w:rsidR="0002169E">
        <w:rPr>
          <w:lang w:val="ru-RU"/>
        </w:rPr>
        <w:t>вызывает</w:t>
      </w:r>
      <w:r w:rsidR="0002169E">
        <w:t xml:space="preserve"> </w:t>
      </w:r>
      <w:r w:rsidR="001F372A">
        <w:t xml:space="preserve">процесс определения тремора </w:t>
      </w:r>
      <w:r>
        <w:rPr>
          <w:lang w:val="ru-RU"/>
        </w:rPr>
        <w:t xml:space="preserve">рук </w:t>
      </w:r>
      <w:r w:rsidR="001F372A">
        <w:t xml:space="preserve">из-за однотипного его проявления, особенно в случаях, когда колебания незаметны для глаз человека. Поэтому остро стоит вопрос </w:t>
      </w:r>
      <w:r>
        <w:rPr>
          <w:lang w:val="ru-RU"/>
        </w:rPr>
        <w:t xml:space="preserve">анализа </w:t>
      </w:r>
      <w:r>
        <w:rPr>
          <w:lang w:val="ru-RU"/>
        </w:rPr>
        <w:lastRenderedPageBreak/>
        <w:t xml:space="preserve">спектральных графиков тремора рук, чтобы подтвердить </w:t>
      </w:r>
      <w:r w:rsidR="001F372A">
        <w:t>наличие паталогического тремора у пациентов [2].</w:t>
      </w:r>
    </w:p>
    <w:p w14:paraId="63E59C7D" w14:textId="6A98C691" w:rsidR="00171BAB" w:rsidRDefault="001F372A">
      <w:r>
        <w:t xml:space="preserve">Объектом </w:t>
      </w:r>
      <w:r w:rsidR="004944B2">
        <w:rPr>
          <w:lang w:val="ru-RU"/>
        </w:rPr>
        <w:t>исследования являются спектральные графики тремора рук.</w:t>
      </w:r>
    </w:p>
    <w:p w14:paraId="7AB15327" w14:textId="47A35D6D" w:rsidR="00171BAB" w:rsidRDefault="001F372A">
      <w:commentRangeStart w:id="5"/>
      <w:r w:rsidRPr="008763B2">
        <w:t>Предметом</w:t>
      </w:r>
      <w:commentRangeEnd w:id="5"/>
      <w:r w:rsidR="008763B2">
        <w:rPr>
          <w:rStyle w:val="ae"/>
        </w:rPr>
        <w:commentReference w:id="5"/>
      </w:r>
      <w:r w:rsidRPr="008763B2">
        <w:t xml:space="preserve"> </w:t>
      </w:r>
      <w:r w:rsidR="0002169E" w:rsidRPr="008763B2">
        <w:rPr>
          <w:lang w:val="ru-RU"/>
        </w:rPr>
        <w:t xml:space="preserve">исследования </w:t>
      </w:r>
      <w:r w:rsidRPr="008763B2">
        <w:t xml:space="preserve">являются </w:t>
      </w:r>
      <w:r w:rsidR="004944B2" w:rsidRPr="008763B2">
        <w:rPr>
          <w:lang w:val="ru-RU"/>
        </w:rPr>
        <w:t>методы сравнения спектральных графиков тремора рук</w:t>
      </w:r>
      <w:r w:rsidRPr="008763B2">
        <w:t>.</w:t>
      </w:r>
    </w:p>
    <w:p w14:paraId="7FD00702" w14:textId="6C1A738E" w:rsidR="00171BAB" w:rsidRDefault="001F372A">
      <w:r>
        <w:t>Цель</w:t>
      </w:r>
      <w:r w:rsidR="008763B2">
        <w:rPr>
          <w:lang w:val="ru-RU"/>
        </w:rPr>
        <w:t xml:space="preserve">ю выпускной квалификационной работы магистра является разработка программного модуля для </w:t>
      </w:r>
      <w:r w:rsidR="008763B2">
        <w:t>анализа спектральных графиков тремора рук.</w:t>
      </w:r>
      <w:r>
        <w:t xml:space="preserve"> </w:t>
      </w:r>
    </w:p>
    <w:p w14:paraId="6AA9E411" w14:textId="3AE63B73" w:rsidR="0002169E" w:rsidRDefault="008763B2">
      <w:pPr>
        <w:rPr>
          <w:lang w:val="ru-RU"/>
        </w:rPr>
      </w:pPr>
      <w:r>
        <w:rPr>
          <w:lang w:val="ru-RU"/>
        </w:rPr>
        <w:t xml:space="preserve">Для достижения поставленной цели были решены следующие задачи: </w:t>
      </w:r>
    </w:p>
    <w:p w14:paraId="017DF9A2" w14:textId="2C9D8394" w:rsidR="008763B2" w:rsidRDefault="008763B2" w:rsidP="008763B2">
      <w:pPr>
        <w:rPr>
          <w:lang w:val="ru-RU"/>
        </w:rPr>
      </w:pPr>
      <w:r>
        <w:rPr>
          <w:lang w:val="ru-RU"/>
        </w:rPr>
        <w:t>1. Произведен сравнительный анализ методов исследования тремора.</w:t>
      </w:r>
    </w:p>
    <w:p w14:paraId="58DE71A6" w14:textId="153E4F65" w:rsidR="008763B2" w:rsidRDefault="008763B2" w:rsidP="008763B2">
      <w:pPr>
        <w:rPr>
          <w:lang w:val="ru-RU"/>
        </w:rPr>
      </w:pPr>
      <w:r>
        <w:rPr>
          <w:lang w:val="ru-RU"/>
        </w:rPr>
        <w:t xml:space="preserve">2. </w:t>
      </w:r>
      <w:r w:rsidR="008F7386">
        <w:rPr>
          <w:lang w:val="ru-RU"/>
        </w:rPr>
        <w:t>Р</w:t>
      </w:r>
      <w:r>
        <w:rPr>
          <w:lang w:val="ru-RU"/>
        </w:rPr>
        <w:t>азработ</w:t>
      </w:r>
      <w:r w:rsidR="008F7386">
        <w:rPr>
          <w:lang w:val="ru-RU"/>
        </w:rPr>
        <w:t>аны</w:t>
      </w:r>
      <w:r>
        <w:rPr>
          <w:lang w:val="ru-RU"/>
        </w:rPr>
        <w:t xml:space="preserve"> алгоритм</w:t>
      </w:r>
      <w:r w:rsidR="008F7386">
        <w:rPr>
          <w:lang w:val="ru-RU"/>
        </w:rPr>
        <w:t>ы</w:t>
      </w:r>
      <w:r>
        <w:rPr>
          <w:lang w:val="ru-RU"/>
        </w:rPr>
        <w:t xml:space="preserve"> сглаживания и метод</w:t>
      </w:r>
      <w:r w:rsidR="008F7386">
        <w:rPr>
          <w:lang w:val="ru-RU"/>
        </w:rPr>
        <w:t>ы</w:t>
      </w:r>
      <w:r>
        <w:rPr>
          <w:lang w:val="ru-RU"/>
        </w:rPr>
        <w:t xml:space="preserve"> сравнения графиков тремора рук.</w:t>
      </w:r>
    </w:p>
    <w:p w14:paraId="68BAD72D" w14:textId="139B7F80" w:rsidR="008763B2" w:rsidRDefault="008763B2" w:rsidP="008763B2">
      <w:pPr>
        <w:rPr>
          <w:lang w:val="ru-RU"/>
        </w:rPr>
      </w:pPr>
      <w:r>
        <w:rPr>
          <w:lang w:val="ru-RU"/>
        </w:rPr>
        <w:t>3. Создан программн</w:t>
      </w:r>
      <w:r w:rsidR="008F7386">
        <w:rPr>
          <w:lang w:val="ru-RU"/>
        </w:rPr>
        <w:t>ый</w:t>
      </w:r>
      <w:r>
        <w:rPr>
          <w:lang w:val="ru-RU"/>
        </w:rPr>
        <w:t xml:space="preserve"> модул</w:t>
      </w:r>
      <w:r w:rsidR="008F7386">
        <w:rPr>
          <w:lang w:val="ru-RU"/>
        </w:rPr>
        <w:t>ь</w:t>
      </w:r>
      <w:r>
        <w:rPr>
          <w:lang w:val="ru-RU"/>
        </w:rPr>
        <w:t xml:space="preserve"> для анализа спектральных графиков.</w:t>
      </w:r>
    </w:p>
    <w:p w14:paraId="62DDD7E6" w14:textId="56C122D6" w:rsidR="008763B2" w:rsidRDefault="008763B2" w:rsidP="008763B2">
      <w:pPr>
        <w:rPr>
          <w:lang w:val="ru-RU"/>
        </w:rPr>
      </w:pPr>
      <w:r>
        <w:rPr>
          <w:lang w:val="ru-RU"/>
        </w:rPr>
        <w:t xml:space="preserve">4. </w:t>
      </w:r>
      <w:r w:rsidR="008F7386">
        <w:rPr>
          <w:lang w:val="ru-RU"/>
        </w:rPr>
        <w:t>Протестирован</w:t>
      </w:r>
      <w:r>
        <w:rPr>
          <w:lang w:val="ru-RU"/>
        </w:rPr>
        <w:t xml:space="preserve"> разработанн</w:t>
      </w:r>
      <w:r w:rsidR="008F7386">
        <w:rPr>
          <w:lang w:val="ru-RU"/>
        </w:rPr>
        <w:t>ый</w:t>
      </w:r>
      <w:r>
        <w:rPr>
          <w:lang w:val="ru-RU"/>
        </w:rPr>
        <w:t xml:space="preserve"> программн</w:t>
      </w:r>
      <w:r w:rsidR="008F7386">
        <w:rPr>
          <w:lang w:val="ru-RU"/>
        </w:rPr>
        <w:t>ый</w:t>
      </w:r>
      <w:r>
        <w:rPr>
          <w:lang w:val="ru-RU"/>
        </w:rPr>
        <w:t xml:space="preserve"> модул</w:t>
      </w:r>
      <w:r w:rsidR="008F7386">
        <w:rPr>
          <w:lang w:val="ru-RU"/>
        </w:rPr>
        <w:t>ь</w:t>
      </w:r>
      <w:r>
        <w:rPr>
          <w:lang w:val="ru-RU"/>
        </w:rPr>
        <w:t>.</w:t>
      </w:r>
    </w:p>
    <w:p w14:paraId="1B7AD2B7" w14:textId="77777777" w:rsidR="00171BAB" w:rsidRDefault="001F372A">
      <w:r>
        <w:t>Работа состоит из четырех разделов.</w:t>
      </w:r>
    </w:p>
    <w:p w14:paraId="51F2800F" w14:textId="77777777" w:rsidR="00171BAB" w:rsidRDefault="001F372A">
      <w:r>
        <w:t>В первом разделе приведена краткая информация о треморе и его видах, характеристиках и методах исследования тремора рук, а также описана процедура измерения параметров непроизвольных колебаний и результаты измерения параметров у пациентов.</w:t>
      </w:r>
    </w:p>
    <w:p w14:paraId="5F27A786" w14:textId="5F0F73BC" w:rsidR="00171BAB" w:rsidRDefault="001F372A">
      <w:r>
        <w:t>Второй раздел содержит информацию об обработке данных: виды и методы сглаживания, способы оценить точность или ошибку полученных данны</w:t>
      </w:r>
      <w:r w:rsidR="008763B2">
        <w:rPr>
          <w:lang w:val="ru-RU"/>
        </w:rPr>
        <w:t>х</w:t>
      </w:r>
      <w:r>
        <w:t>.</w:t>
      </w:r>
    </w:p>
    <w:p w14:paraId="0F52A4FC" w14:textId="77777777" w:rsidR="00171BAB" w:rsidRDefault="001F372A">
      <w:r>
        <w:t>Третий раздел посвящен разработке автоматизации процесса сравнения спектральных графиков тремора рук, а именно визуализация первичных данных, реализация обработки данные (сглаживание данных, оценка точности или ошибки) и само сравнение графиков.</w:t>
      </w:r>
    </w:p>
    <w:p w14:paraId="70902133" w14:textId="3AE2AAF6" w:rsidR="00171BAB" w:rsidRDefault="001F372A">
      <w:pPr>
        <w:rPr>
          <w:lang w:val="ru-RU"/>
        </w:rPr>
      </w:pPr>
      <w:r>
        <w:lastRenderedPageBreak/>
        <w:t xml:space="preserve">В четвертом разделе составляется бизнес-план по коммерциализации результатам </w:t>
      </w:r>
      <w:r w:rsidR="008763B2">
        <w:rPr>
          <w:lang w:val="ru-RU"/>
        </w:rPr>
        <w:t>магистерской работы.</w:t>
      </w:r>
    </w:p>
    <w:p w14:paraId="67F5125E" w14:textId="7352CD43" w:rsidR="0002169E" w:rsidRPr="008F7386" w:rsidRDefault="008F7386" w:rsidP="008F7386">
      <w:pPr>
        <w:rPr>
          <w:lang w:val="ru-RU"/>
        </w:rPr>
      </w:pPr>
      <w:r>
        <w:t>Автоматизация процесса анализа спектральных графиков тремора рук у пациентов избавит врачей от рутинной работы, позволит обнаруживать особенности в движении рук, незаметные для глаз человека, повысит точность диагноза, а также уменьшит число медицинских ошибок.</w:t>
      </w:r>
    </w:p>
    <w:p w14:paraId="3FCE9E7A" w14:textId="77777777" w:rsidR="00171BAB" w:rsidRDefault="001F372A">
      <w:pPr>
        <w:ind w:firstLine="0"/>
        <w:jc w:val="center"/>
        <w:rPr>
          <w:b/>
        </w:rPr>
      </w:pPr>
      <w:r>
        <w:br w:type="page"/>
      </w:r>
    </w:p>
    <w:p w14:paraId="74A29199" w14:textId="7B2D9E8B" w:rsidR="00171BAB" w:rsidRDefault="0002169E" w:rsidP="008F7386">
      <w:pPr>
        <w:pStyle w:val="1"/>
        <w:numPr>
          <w:ilvl w:val="0"/>
          <w:numId w:val="9"/>
        </w:numPr>
      </w:pPr>
      <w:bookmarkStart w:id="6" w:name="_Toc132984006"/>
      <w:r>
        <w:rPr>
          <w:lang w:val="ru-RU"/>
        </w:rPr>
        <w:lastRenderedPageBreak/>
        <w:t xml:space="preserve">Особенности тремора </w:t>
      </w:r>
      <w:r w:rsidR="008F7386">
        <w:rPr>
          <w:lang w:val="ru-RU"/>
        </w:rPr>
        <w:t xml:space="preserve">рук </w:t>
      </w:r>
      <w:r>
        <w:rPr>
          <w:lang w:val="ru-RU"/>
        </w:rPr>
        <w:t xml:space="preserve">и </w:t>
      </w:r>
      <w:r w:rsidR="008F7386">
        <w:rPr>
          <w:lang w:val="ru-RU"/>
        </w:rPr>
        <w:t>методы исследования</w:t>
      </w:r>
      <w:bookmarkEnd w:id="6"/>
      <w:r w:rsidR="008F7386">
        <w:rPr>
          <w:lang w:val="ru-RU"/>
        </w:rPr>
        <w:t xml:space="preserve"> </w:t>
      </w:r>
    </w:p>
    <w:p w14:paraId="1BB88E46" w14:textId="2E6F3450" w:rsidR="00171BAB" w:rsidRPr="008F7386" w:rsidRDefault="001F372A">
      <w:pPr>
        <w:pStyle w:val="2"/>
        <w:ind w:left="720" w:firstLine="0"/>
        <w:rPr>
          <w:lang w:val="ru-RU"/>
        </w:rPr>
      </w:pPr>
      <w:bookmarkStart w:id="7" w:name="_Toc132984007"/>
      <w:r>
        <w:t xml:space="preserve">1.1 </w:t>
      </w:r>
      <w:r w:rsidR="0002169E">
        <w:rPr>
          <w:lang w:val="ru-RU"/>
        </w:rPr>
        <w:t>Характеристики тремора</w:t>
      </w:r>
      <w:bookmarkEnd w:id="7"/>
    </w:p>
    <w:p w14:paraId="1236D84B" w14:textId="77777777" w:rsidR="00171BAB" w:rsidRDefault="001F372A">
      <w:r>
        <w:t xml:space="preserve">Одним из проявлений состояний центральной нервной системы является тремор, который наблюдается в виде ритмических непроизвольных осцилляторных движений функциональной области тела. </w:t>
      </w:r>
    </w:p>
    <w:p w14:paraId="5D1465F3" w14:textId="77777777" w:rsidR="00171BAB" w:rsidRDefault="001F372A">
      <w:r>
        <w:t>Тремор является одним из наиболее частых двигательных расстройств во врачебной практике. Трудности в клинической диагностике тремора обусловлены существованием множества различных вариантов тремора, а также относительно однотипным проявлением тремора при разных уровнях и патогенетических механизмах поражения нервной системы.</w:t>
      </w:r>
    </w:p>
    <w:p w14:paraId="7297F7A9" w14:textId="77777777" w:rsidR="00171BAB" w:rsidRDefault="001F372A">
      <w:r>
        <w:t>Патологический тремор является наиболее частым гиперкинезом и может возникать как изолированно, так и в сочетании с другими симптомами при различных поражениях нервной системы, при эндокринных, соматических заболеваниях и интоксикациях. Также у каждого человека существует физиологический тремор, который невидим невооруженным глазом из-за незначительной амплитуды, но имеет определенную частоту. При определенных состояниях, например, под действием адреналина, выделяющегося при страхе или волнении, а также при приеме лекарственных средств, физиологический тремор усиливается, становится заметным, но его частота сохраняется [3].</w:t>
      </w:r>
    </w:p>
    <w:p w14:paraId="4B050D2C" w14:textId="2A4FE00F" w:rsidR="00171BAB" w:rsidRDefault="001F372A">
      <w:pPr>
        <w:spacing w:after="200"/>
      </w:pPr>
      <w:r>
        <w:t>Частота - важнейшая характеристика тремора, поскольку именно частотные характеристики позволяют провести диагностику физиологических и патологических видов тремора, сделать вывод о механизмах генерации тремор</w:t>
      </w:r>
      <w:r w:rsidR="008F7386">
        <w:rPr>
          <w:lang w:val="ru-RU"/>
        </w:rPr>
        <w:t>а</w:t>
      </w:r>
      <w:r>
        <w:t xml:space="preserve"> при разных формах неврологической патологии и определить лечебную тактику. Таким образом спектральных анализ тремора может быть использован для объективной оценки непроизвольных движений [4].</w:t>
      </w:r>
    </w:p>
    <w:p w14:paraId="1BD737B7" w14:textId="5D9B1E64" w:rsidR="00171BAB" w:rsidRDefault="001F372A" w:rsidP="00110C0D">
      <w:pPr>
        <w:pStyle w:val="2"/>
        <w:numPr>
          <w:ilvl w:val="1"/>
          <w:numId w:val="9"/>
        </w:numPr>
      </w:pPr>
      <w:bookmarkStart w:id="8" w:name="_Toc132984008"/>
      <w:r>
        <w:lastRenderedPageBreak/>
        <w:t>Методы исследования тремора</w:t>
      </w:r>
      <w:bookmarkEnd w:id="8"/>
    </w:p>
    <w:p w14:paraId="5075AFB8" w14:textId="78ABF29A" w:rsidR="00110C0D" w:rsidRDefault="00110C0D" w:rsidP="00BD1CDA">
      <w:r w:rsidRPr="00110C0D">
        <w:t>За последние десятилетия было разработано несколько датчиков для мониторинга и анализа тремора.</w:t>
      </w:r>
      <w:r>
        <w:rPr>
          <w:lang w:val="ru-RU"/>
        </w:rPr>
        <w:t xml:space="preserve"> </w:t>
      </w:r>
      <w:r>
        <w:t>Они предоставляют информацию, которая дополняет клиническую оценку и часто определяет методы лечения, отсюда их критическая роль в области</w:t>
      </w:r>
      <w:r>
        <w:rPr>
          <w:lang w:val="ru-RU"/>
        </w:rPr>
        <w:t xml:space="preserve"> исследования тремора</w:t>
      </w:r>
      <w:r>
        <w:t>. </w:t>
      </w:r>
    </w:p>
    <w:p w14:paraId="7786F2E8" w14:textId="2ABDAAE4" w:rsidR="00110C0D" w:rsidRDefault="00110C0D" w:rsidP="00BD1CDA">
      <w:r>
        <w:t>Проблема локализации генераторов тремора остается центральной в области исследований тремора</w:t>
      </w:r>
      <w:r w:rsidR="0072094C">
        <w:rPr>
          <w:lang w:val="ru-RU"/>
        </w:rPr>
        <w:t xml:space="preserve">. </w:t>
      </w:r>
      <w:r>
        <w:t xml:space="preserve">Выбор датчика помогает улучшить понимание соответствующего вклада </w:t>
      </w:r>
      <w:proofErr w:type="spellStart"/>
      <w:r>
        <w:t>надпозвоночных</w:t>
      </w:r>
      <w:proofErr w:type="spellEnd"/>
      <w:r>
        <w:t xml:space="preserve"> и спинномозговых структур и того, как состояние нервно-мышечной периферии влияет на тремор. </w:t>
      </w:r>
    </w:p>
    <w:p w14:paraId="611441BB" w14:textId="77777777" w:rsidR="00B40583" w:rsidRDefault="00B40583" w:rsidP="00B40583">
      <w:pPr>
        <w:pStyle w:val="af3"/>
        <w:ind w:left="0"/>
        <w:rPr>
          <w:lang w:val="ru-RU"/>
        </w:rPr>
      </w:pPr>
      <w:r>
        <w:rPr>
          <w:lang w:val="ru-RU"/>
        </w:rPr>
        <w:t>Методики</w:t>
      </w:r>
      <w:r>
        <w:t xml:space="preserve"> регистрации движения с использованием датчиков имеют свои достоинства и недостатки</w:t>
      </w:r>
      <w:r>
        <w:rPr>
          <w:lang w:val="ru-RU"/>
        </w:rPr>
        <w:t>:</w:t>
      </w:r>
    </w:p>
    <w:p w14:paraId="612A93C6" w14:textId="77777777" w:rsidR="00B40583" w:rsidRDefault="00B40583" w:rsidP="00B40583">
      <w:pPr>
        <w:pStyle w:val="af3"/>
        <w:numPr>
          <w:ilvl w:val="0"/>
          <w:numId w:val="12"/>
        </w:numPr>
        <w:ind w:left="0" w:firstLine="708"/>
        <w:rPr>
          <w:lang w:val="ru-RU"/>
        </w:rPr>
      </w:pPr>
      <w:r>
        <w:rPr>
          <w:lang w:val="ru-RU"/>
        </w:rPr>
        <w:t xml:space="preserve">Некоторые датчики способны регистрировать только </w:t>
      </w:r>
      <w:r>
        <w:t>лишь определенный тип тремора</w:t>
      </w:r>
      <w:r>
        <w:rPr>
          <w:lang w:val="ru-RU"/>
        </w:rPr>
        <w:t xml:space="preserve">, например, </w:t>
      </w:r>
      <w:r>
        <w:t>тремор покоя или тремор действия</w:t>
      </w:r>
      <w:r>
        <w:rPr>
          <w:lang w:val="ru-RU"/>
        </w:rPr>
        <w:t xml:space="preserve">. </w:t>
      </w:r>
    </w:p>
    <w:p w14:paraId="397401E6" w14:textId="77777777" w:rsidR="00B40583" w:rsidRDefault="00B40583" w:rsidP="00B40583">
      <w:pPr>
        <w:pStyle w:val="af3"/>
        <w:numPr>
          <w:ilvl w:val="0"/>
          <w:numId w:val="12"/>
        </w:numPr>
        <w:ind w:left="0" w:firstLine="708"/>
        <w:rPr>
          <w:lang w:val="ru-RU"/>
        </w:rPr>
      </w:pPr>
      <w:r>
        <w:rPr>
          <w:lang w:val="ru-RU"/>
        </w:rPr>
        <w:t xml:space="preserve">Датчики </w:t>
      </w:r>
      <w:r>
        <w:t>регистрируют лишь определенный параметр гиперкинеза</w:t>
      </w:r>
      <w:r>
        <w:rPr>
          <w:lang w:val="ru-RU"/>
        </w:rPr>
        <w:t xml:space="preserve">, например, </w:t>
      </w:r>
      <w:r>
        <w:t>только частоту</w:t>
      </w:r>
      <w:r>
        <w:rPr>
          <w:lang w:val="ru-RU"/>
        </w:rPr>
        <w:t>.</w:t>
      </w:r>
    </w:p>
    <w:p w14:paraId="3279AEC5" w14:textId="77777777" w:rsidR="00B40583" w:rsidRPr="00D034A2" w:rsidRDefault="00B40583" w:rsidP="00B40583">
      <w:pPr>
        <w:pStyle w:val="af3"/>
        <w:numPr>
          <w:ilvl w:val="0"/>
          <w:numId w:val="12"/>
        </w:numPr>
        <w:ind w:left="0" w:firstLine="708"/>
        <w:rPr>
          <w:lang w:val="ru-RU"/>
        </w:rPr>
      </w:pPr>
      <w:r>
        <w:rPr>
          <w:lang w:val="ru-RU"/>
        </w:rPr>
        <w:t>Датчики могут регистрировать только амплитуду</w:t>
      </w:r>
      <w:r>
        <w:t xml:space="preserve"> в относительных единицах. </w:t>
      </w:r>
    </w:p>
    <w:p w14:paraId="3BE818A8" w14:textId="4781AE85" w:rsidR="008C5C76" w:rsidRDefault="008C5C76" w:rsidP="00FD0EC4">
      <w:pPr>
        <w:pStyle w:val="af3"/>
        <w:numPr>
          <w:ilvl w:val="2"/>
          <w:numId w:val="9"/>
        </w:numPr>
        <w:spacing w:before="240"/>
        <w:outlineLvl w:val="2"/>
        <w:rPr>
          <w:lang w:val="ru-RU"/>
        </w:rPr>
      </w:pPr>
      <w:bookmarkStart w:id="9" w:name="_Toc132984009"/>
      <w:r w:rsidRPr="008C5C76">
        <w:rPr>
          <w:lang w:val="ru-RU"/>
        </w:rPr>
        <w:t>Электромиография</w:t>
      </w:r>
      <w:bookmarkEnd w:id="9"/>
    </w:p>
    <w:p w14:paraId="10689A91" w14:textId="41624AE2" w:rsidR="00EF054D" w:rsidRPr="00B40583" w:rsidRDefault="008C5C76" w:rsidP="00B40583">
      <w:pPr>
        <w:pStyle w:val="af3"/>
        <w:ind w:left="0"/>
        <w:rPr>
          <w:lang w:val="ru-RU"/>
        </w:rPr>
      </w:pPr>
      <w:r w:rsidRPr="00B40583">
        <w:rPr>
          <w:lang w:val="ru-RU"/>
        </w:rPr>
        <w:t xml:space="preserve">Электромиография (ЭМГ) — это высокоточный метод исследования периферических нервов, нервных корешков, а также мышц рук, ног, лица. </w:t>
      </w:r>
      <w:r w:rsidR="00EF054D" w:rsidRPr="00B40583">
        <w:rPr>
          <w:lang w:val="ru-RU"/>
        </w:rPr>
        <w:t xml:space="preserve">ЭМГ позволяет оценить электрическую активность мышц, нервов, нервных корешков и сплетений, нервно-мышечных передатчиков (синапсов). Для этого используют специальный прибор </w:t>
      </w:r>
      <w:proofErr w:type="spellStart"/>
      <w:r w:rsidR="00EF054D" w:rsidRPr="00B40583">
        <w:rPr>
          <w:lang w:val="ru-RU"/>
        </w:rPr>
        <w:t>электромиограф</w:t>
      </w:r>
      <w:proofErr w:type="spellEnd"/>
      <w:r w:rsidR="00EF054D" w:rsidRPr="00B40583">
        <w:rPr>
          <w:lang w:val="ru-RU"/>
        </w:rPr>
        <w:t xml:space="preserve">. </w:t>
      </w:r>
    </w:p>
    <w:p w14:paraId="7F5A0014" w14:textId="20499192" w:rsidR="00EF054D" w:rsidRPr="00B40583" w:rsidRDefault="00EF054D" w:rsidP="00B40583">
      <w:pPr>
        <w:pStyle w:val="af3"/>
        <w:ind w:left="0"/>
        <w:rPr>
          <w:lang w:val="ru-RU"/>
        </w:rPr>
      </w:pPr>
      <w:r w:rsidRPr="00B40583">
        <w:rPr>
          <w:lang w:val="ru-RU"/>
        </w:rPr>
        <w:t xml:space="preserve">Наши нервы способны проводить электрический импульс к мышцам, что вызывает сокращение и движение мышечного волокна. При травмах и различных заболеваниях эта проводимость может нарушаться. </w:t>
      </w:r>
      <w:proofErr w:type="spellStart"/>
      <w:r w:rsidRPr="00B40583">
        <w:rPr>
          <w:lang w:val="ru-RU"/>
        </w:rPr>
        <w:t>Электромиограф</w:t>
      </w:r>
      <w:proofErr w:type="spellEnd"/>
      <w:r w:rsidRPr="00B40583">
        <w:rPr>
          <w:lang w:val="ru-RU"/>
        </w:rPr>
        <w:t xml:space="preserve"> регистрирует биопотенциалы, которые возникают при</w:t>
      </w:r>
      <w:r w:rsidRPr="00EF054D">
        <w:rPr>
          <w:shd w:val="clear" w:color="auto" w:fill="FAFAFB"/>
        </w:rPr>
        <w:t xml:space="preserve"> </w:t>
      </w:r>
      <w:r w:rsidRPr="00B40583">
        <w:rPr>
          <w:lang w:val="ru-RU"/>
        </w:rPr>
        <w:lastRenderedPageBreak/>
        <w:t>сокращении мышцы. Мышечные потенциалы снимаются электродами, усиливаются и преобразуются в таблицы и графики.</w:t>
      </w:r>
    </w:p>
    <w:p w14:paraId="135CD99F" w14:textId="18FC62A3" w:rsidR="00EF054D" w:rsidRPr="00B40583" w:rsidRDefault="00EF054D" w:rsidP="00B40583">
      <w:pPr>
        <w:pStyle w:val="af3"/>
        <w:ind w:left="0"/>
        <w:rPr>
          <w:lang w:val="ru-RU"/>
        </w:rPr>
      </w:pPr>
      <w:r w:rsidRPr="00B40583">
        <w:rPr>
          <w:lang w:val="ru-RU"/>
        </w:rPr>
        <w:t>ЭМГ позволяет врачу определить точную причину симптомов, возникших у пациента, выявить повреждение нерва или мышцы, уровень этого повреждения, степень выраженности, провести динамическое обследование с целю оценки эффективности лечения, выявить есть ли нарушение в процессе передачи импульса от нерва к мышце, приводящее к патологической утомляемости мышц лица, рук, ног.</w:t>
      </w:r>
    </w:p>
    <w:p w14:paraId="13D6D036" w14:textId="5A9D0FD2" w:rsidR="005618F6" w:rsidRPr="005618F6" w:rsidRDefault="005618F6" w:rsidP="002F4262">
      <w:pPr>
        <w:ind w:firstLine="709"/>
        <w:rPr>
          <w:lang w:val="ru-RU"/>
        </w:rPr>
      </w:pPr>
      <w:r>
        <w:rPr>
          <w:lang w:val="ru-RU"/>
        </w:rPr>
        <w:t>Из ЭМГ методик для регистрации тремора применяют п</w:t>
      </w:r>
      <w:proofErr w:type="spellStart"/>
      <w:r>
        <w:t>оверхностн</w:t>
      </w:r>
      <w:proofErr w:type="spellEnd"/>
      <w:r>
        <w:rPr>
          <w:lang w:val="ru-RU"/>
        </w:rPr>
        <w:t>ую</w:t>
      </w:r>
      <w:r>
        <w:t xml:space="preserve"> ЭМГ, </w:t>
      </w:r>
      <w:proofErr w:type="spellStart"/>
      <w:r>
        <w:t>игольчат</w:t>
      </w:r>
      <w:proofErr w:type="spellEnd"/>
      <w:r>
        <w:rPr>
          <w:lang w:val="ru-RU"/>
        </w:rPr>
        <w:t>ую</w:t>
      </w:r>
      <w:r>
        <w:t xml:space="preserve"> ЭМГ и </w:t>
      </w:r>
      <w:r>
        <w:rPr>
          <w:lang w:val="ru-RU"/>
        </w:rPr>
        <w:t>длительную ЭМГ.</w:t>
      </w:r>
    </w:p>
    <w:p w14:paraId="0347AC37" w14:textId="5557AD80" w:rsidR="005618F6" w:rsidRDefault="005618F6" w:rsidP="005618F6">
      <w:pPr>
        <w:ind w:firstLine="709"/>
        <w:rPr>
          <w:lang w:val="ru-RU"/>
        </w:rPr>
      </w:pPr>
      <w:r>
        <w:rPr>
          <w:lang w:val="ru-RU"/>
        </w:rPr>
        <w:t xml:space="preserve">Поверхностная ЭМГ записывает ритмические электрические сигналы. Для этого </w:t>
      </w:r>
      <w:r>
        <w:t>датчики закрепляются на коже на уровне интересующей мышцы с помощью самоклеящихся одноразовых электродов</w:t>
      </w:r>
      <w:r>
        <w:rPr>
          <w:lang w:val="ru-RU"/>
        </w:rPr>
        <w:t xml:space="preserve"> или </w:t>
      </w:r>
      <w:r>
        <w:t>дифференциальных электродов со встроенными предварительными усилителями. </w:t>
      </w:r>
      <w:r>
        <w:rPr>
          <w:lang w:val="ru-RU"/>
        </w:rPr>
        <w:t xml:space="preserve"> Сигнал, полученный с мышц, преобразуется программой и представляется в виде </w:t>
      </w:r>
      <w:proofErr w:type="spellStart"/>
      <w:r>
        <w:rPr>
          <w:lang w:val="ru-RU"/>
        </w:rPr>
        <w:t>демодулированной</w:t>
      </w:r>
      <w:proofErr w:type="spellEnd"/>
      <w:r>
        <w:rPr>
          <w:lang w:val="ru-RU"/>
        </w:rPr>
        <w:t xml:space="preserve"> ЭМГ.  С помощью данного метода можно различать тремор и пассивные движения конечностей.</w:t>
      </w:r>
    </w:p>
    <w:p w14:paraId="6A3BAE8A" w14:textId="091A1DE7" w:rsidR="002F4262" w:rsidRDefault="002F4262" w:rsidP="002F4262">
      <w:pPr>
        <w:ind w:firstLine="709"/>
      </w:pPr>
      <w:r>
        <w:rPr>
          <w:lang w:val="ru-RU"/>
        </w:rPr>
        <w:t xml:space="preserve">Игольчатая ЭМГ - </w:t>
      </w:r>
      <w:r>
        <w:t>электроды имплантируются в данную мышцу для извлечения характеристик срабатывания двигательных единиц (время срабатывания, частота срабатывания, порог набора, взаимная корреляция скоростей срабатывания сопутствующих двигательных единиц). Анализ продолжительности вспышек ЭМГ-активности может быть полезен для различения различных расстройств. </w:t>
      </w:r>
    </w:p>
    <w:p w14:paraId="458347F8" w14:textId="194A8355" w:rsidR="002F4262" w:rsidRPr="005618F6" w:rsidRDefault="002F4262" w:rsidP="005618F6">
      <w:pPr>
        <w:ind w:firstLine="709"/>
        <w:rPr>
          <w:lang w:val="ru-RU"/>
        </w:rPr>
      </w:pPr>
      <w:r>
        <w:rPr>
          <w:lang w:val="ru-RU"/>
        </w:rPr>
        <w:t>Длительная ЭМГ -</w:t>
      </w:r>
      <w:r>
        <w:t xml:space="preserve"> </w:t>
      </w:r>
      <w:r>
        <w:rPr>
          <w:lang w:val="ru-RU"/>
        </w:rPr>
        <w:t>данный</w:t>
      </w:r>
      <w:r>
        <w:t xml:space="preserve"> метод удобен и весьма надежен для количественной оценки различных видов патологического тремора. Он основан на использовании переносного кассетного записывающего устройства, соединенного с накожными ЭМГ</w:t>
      </w:r>
      <w:r>
        <w:rPr>
          <w:lang w:val="ru-RU"/>
        </w:rPr>
        <w:t xml:space="preserve"> </w:t>
      </w:r>
      <w:r>
        <w:t>электродами, что позволяет осуществлять непрерывную 24</w:t>
      </w:r>
      <w:r>
        <w:rPr>
          <w:lang w:val="ru-RU"/>
        </w:rPr>
        <w:t xml:space="preserve"> </w:t>
      </w:r>
      <w:r>
        <w:t>часовую запись ЭМГ. Длительная ЭМГ</w:t>
      </w:r>
      <w:r>
        <w:rPr>
          <w:lang w:val="ru-RU"/>
        </w:rPr>
        <w:t xml:space="preserve"> </w:t>
      </w:r>
      <w:r>
        <w:lastRenderedPageBreak/>
        <w:t>регистрация помогает решить проблему получения репрезентативных фрагментов (образцов) анализируемого тремора. При этом могут фиксироваться: частота появления тремора (пропорция времени, в течение которого регистрируется ритмическая ЭМГ</w:t>
      </w:r>
      <w:r>
        <w:rPr>
          <w:lang w:val="ru-RU"/>
        </w:rPr>
        <w:t xml:space="preserve"> </w:t>
      </w:r>
      <w:r>
        <w:t xml:space="preserve">активность внутри определенного периода), средняя мощность ЭМГ, частота тремора в пределах конкретного временного интервала и т.д. Эти и другие показатели, регистрируемые с помощью длительной ЭМГ, хорошо коррелируют с клиническими рейтинговыми оценками тяжести </w:t>
      </w:r>
      <w:proofErr w:type="spellStart"/>
      <w:r>
        <w:t>эссенциального</w:t>
      </w:r>
      <w:proofErr w:type="spellEnd"/>
      <w:r>
        <w:t xml:space="preserve"> тремора. Несомненным преимуществом данного метода является возможность оценки тремора у пациента, находящегося в привычной домашней обстановке, тогда как в незнакомых лабораторных условиях обычно возрастают напряжение и тревога, что влияет на результат </w:t>
      </w:r>
      <w:proofErr w:type="spellStart"/>
      <w:r>
        <w:t>треморографии</w:t>
      </w:r>
      <w:proofErr w:type="spellEnd"/>
      <w:r>
        <w:t>. Дневные флуктуации выраженности тремора также могут быть адекватно оценены с помощью длительной записи ЭМГ. Метод перспективен и для объективного мониторинга результатов лечения.</w:t>
      </w:r>
    </w:p>
    <w:p w14:paraId="4C66A3DD" w14:textId="0833D058" w:rsidR="008C5C76" w:rsidRDefault="008C5C76" w:rsidP="00FD0EC4">
      <w:pPr>
        <w:pStyle w:val="af3"/>
        <w:numPr>
          <w:ilvl w:val="2"/>
          <w:numId w:val="9"/>
        </w:numPr>
        <w:spacing w:before="240"/>
        <w:outlineLvl w:val="2"/>
        <w:rPr>
          <w:lang w:val="ru-RU"/>
        </w:rPr>
      </w:pPr>
      <w:bookmarkStart w:id="10" w:name="_Toc132984010"/>
      <w:r>
        <w:rPr>
          <w:lang w:val="ru-RU"/>
        </w:rPr>
        <w:t>Акселерометры</w:t>
      </w:r>
      <w:bookmarkEnd w:id="10"/>
    </w:p>
    <w:p w14:paraId="7D33C93C" w14:textId="56E57901" w:rsidR="00405AD3" w:rsidRPr="00405AD3" w:rsidRDefault="008C5C76" w:rsidP="00405AD3">
      <w:pPr>
        <w:ind w:firstLine="709"/>
      </w:pPr>
      <w:proofErr w:type="spellStart"/>
      <w:r w:rsidRPr="002F4262">
        <w:t>Акселерометрия</w:t>
      </w:r>
      <w:proofErr w:type="spellEnd"/>
      <w:r w:rsidRPr="002F4262">
        <w:t xml:space="preserve"> проста, относительно надежна и остается удобным методом измерения частоты и амплитуды колебаний сегментов тела. Датчики закрепляют на коже в заданных анатомических точках</w:t>
      </w:r>
      <w:r w:rsidR="00405AD3" w:rsidRPr="00405AD3">
        <w:t>, после чего акселерометры регистрируют ускорение, которое отмечается при любом движении. При наличии ускорения датчик формирует конкретный электрический сигнал. Акселерометр функционирует в соответствии со вторым законом Ньютона (сила = масса * ускорение).</w:t>
      </w:r>
    </w:p>
    <w:p w14:paraId="46BBFD4E" w14:textId="77777777" w:rsidR="00405AD3" w:rsidRPr="00405AD3" w:rsidRDefault="00405AD3" w:rsidP="00405AD3">
      <w:pPr>
        <w:ind w:firstLine="709"/>
      </w:pPr>
      <w:r w:rsidRPr="00405AD3">
        <w:t>В диагностическом комплексе используют аналогово-цифровой преобразователь, трансформирующий электрические сигналы в цифровые, для их ввода в компьютер при движении. Информация с регистрации ускорения конечностей при треморе отображается в текущем режиме на экране монитора.</w:t>
      </w:r>
    </w:p>
    <w:p w14:paraId="34F17294" w14:textId="77777777" w:rsidR="00405AD3" w:rsidRPr="00405AD3" w:rsidRDefault="00405AD3" w:rsidP="00405AD3">
      <w:pPr>
        <w:ind w:firstLine="709"/>
      </w:pPr>
      <w:r w:rsidRPr="00405AD3">
        <w:lastRenderedPageBreak/>
        <w:t xml:space="preserve">Исследования, посвященные применению </w:t>
      </w:r>
      <w:proofErr w:type="spellStart"/>
      <w:r w:rsidRPr="00405AD3">
        <w:t>акселерометрии</w:t>
      </w:r>
      <w:proofErr w:type="spellEnd"/>
      <w:r w:rsidRPr="00405AD3">
        <w:t>, показали, что, помимо частотной характеристики тремора, с её помощью можно получать и использовать волновые характеристики дрожания: отношение пиков частотных спектров, временные диаграммы тремора, анализ формы волны тремора.</w:t>
      </w:r>
    </w:p>
    <w:p w14:paraId="2DC5580E" w14:textId="77777777" w:rsidR="00405AD3" w:rsidRPr="00405AD3" w:rsidRDefault="00405AD3" w:rsidP="00405AD3">
      <w:pPr>
        <w:ind w:firstLine="709"/>
      </w:pPr>
      <w:r w:rsidRPr="00405AD3">
        <w:t xml:space="preserve">Использование </w:t>
      </w:r>
      <w:proofErr w:type="spellStart"/>
      <w:r w:rsidRPr="00405AD3">
        <w:t>акселерометрии</w:t>
      </w:r>
      <w:proofErr w:type="spellEnd"/>
      <w:r w:rsidRPr="00405AD3">
        <w:t xml:space="preserve"> в диагностике различных видов тремора дает исследователю полную и объективную информацию о частоте, амплитуде и волновых характеристиках дрожания. Этот метод является наиболее перспективным из существующих на данный момент инструментальных способов регистрации тремора ввиду дешевизны отечественных датчиков–акселерометров и точного математического аппарата, лежащего в основе преобразования полученных цифровых данных.</w:t>
      </w:r>
    </w:p>
    <w:p w14:paraId="72E191FA" w14:textId="6C0C0928" w:rsidR="008C5C76" w:rsidRDefault="008C5C76" w:rsidP="00FD0EC4">
      <w:pPr>
        <w:pStyle w:val="af3"/>
        <w:numPr>
          <w:ilvl w:val="2"/>
          <w:numId w:val="9"/>
        </w:numPr>
        <w:spacing w:before="240"/>
        <w:outlineLvl w:val="2"/>
        <w:rPr>
          <w:lang w:val="ru-RU"/>
        </w:rPr>
      </w:pPr>
      <w:bookmarkStart w:id="11" w:name="_Toc132984011"/>
      <w:r>
        <w:rPr>
          <w:lang w:val="ru-RU"/>
        </w:rPr>
        <w:t>Гироскопы</w:t>
      </w:r>
      <w:bookmarkEnd w:id="11"/>
    </w:p>
    <w:p w14:paraId="3DEE0237" w14:textId="5C5B3721" w:rsidR="00CA0F61" w:rsidRDefault="008C5C76" w:rsidP="00CA0F61">
      <w:pPr>
        <w:ind w:firstLine="709"/>
      </w:pPr>
      <w:r w:rsidRPr="00CA0F61">
        <w:t>Гироскопы используются для измерения скорости и длины шага, угла наклона суставов нижних конечностей, угловой скорости вращения туловища и углового смещения движений туловища. Их часто выбирают для внедрения в носимые экзоскелеты. Считается, что гироскопы обеспечивают долговременную стабильность, устраняя необходимость в периодической повторной калибровке. Однако недостатком является наличие низкочастотного смещения, в основном из-за температурных воздействий. Стабильность и поведение гироскопа при колебаниях температуры необходимы для долговременной работы. Недорогие “пристегнутые” гироскопы теперь имеют внутреннюю температурную компенсацию, и поэтому вектор смещения медленно колеблется вокруг постоянного среднего значения.</w:t>
      </w:r>
    </w:p>
    <w:p w14:paraId="325EE420" w14:textId="77777777" w:rsidR="00FD0EC4" w:rsidRPr="002F4262" w:rsidRDefault="00FD0EC4" w:rsidP="00CA0F61">
      <w:pPr>
        <w:ind w:firstLine="709"/>
      </w:pPr>
    </w:p>
    <w:p w14:paraId="31CFE096" w14:textId="6A1D9E6C" w:rsidR="008C5C76" w:rsidRDefault="008C5C76" w:rsidP="00FD0EC4">
      <w:pPr>
        <w:pStyle w:val="af3"/>
        <w:numPr>
          <w:ilvl w:val="2"/>
          <w:numId w:val="9"/>
        </w:numPr>
        <w:spacing w:before="240"/>
        <w:outlineLvl w:val="2"/>
        <w:rPr>
          <w:lang w:val="ru-RU"/>
        </w:rPr>
      </w:pPr>
      <w:bookmarkStart w:id="12" w:name="_Toc132984012"/>
      <w:r>
        <w:rPr>
          <w:lang w:val="ru-RU"/>
        </w:rPr>
        <w:lastRenderedPageBreak/>
        <w:t>Видеоролики</w:t>
      </w:r>
      <w:bookmarkEnd w:id="12"/>
    </w:p>
    <w:p w14:paraId="07DAED07" w14:textId="1287068E" w:rsidR="00405AD3" w:rsidRDefault="008C5C76" w:rsidP="00405AD3">
      <w:pPr>
        <w:ind w:firstLine="709"/>
      </w:pPr>
      <w:r>
        <w:t xml:space="preserve">Видеозапись пациентов и компьютеризированные системы </w:t>
      </w:r>
      <w:proofErr w:type="spellStart"/>
      <w:r>
        <w:t>видеодетекции</w:t>
      </w:r>
      <w:proofErr w:type="spellEnd"/>
      <w:r>
        <w:t xml:space="preserve"> движения являются качественными и количественными методами, полезными для анализа двигательных расстройств.</w:t>
      </w:r>
      <w:r w:rsidR="00B40583">
        <w:rPr>
          <w:lang w:val="ru-RU"/>
        </w:rPr>
        <w:t xml:space="preserve"> </w:t>
      </w:r>
      <w:r>
        <w:t>Измерительные устройства, основанные на видеоизображении, эффективны при количественной оценке двигательных нарушений в клинических условиях. </w:t>
      </w:r>
    </w:p>
    <w:p w14:paraId="1A469106" w14:textId="08BF0346" w:rsidR="00405AD3" w:rsidRPr="00E82FD0" w:rsidRDefault="00405AD3" w:rsidP="00405AD3">
      <w:pPr>
        <w:ind w:firstLine="709"/>
        <w:rPr>
          <w:lang w:val="ru-RU"/>
        </w:rPr>
      </w:pPr>
      <w:r>
        <w:t>Как правило, современные системы имеют не менее двух видеокамер, совмещенных с компьютером, которые могут в реальном времени представить цифровые координаты движения, отслеживаемого с помощью большого числа инфракрасных либо оптических датчиков</w:t>
      </w:r>
      <w:r w:rsidRPr="00405AD3">
        <w:t>.</w:t>
      </w:r>
      <w:r w:rsidR="00E82FD0">
        <w:rPr>
          <w:lang w:val="ru-RU"/>
        </w:rPr>
        <w:t xml:space="preserve"> </w:t>
      </w:r>
      <w:r w:rsidR="00E82FD0">
        <w:t>Метод калибровки, а также тихая комната для записи обязательны. Следует отметить, что анализ видеозаписей может занять много времени. Это может стать препятствием при оценке неврологических расстройств.</w:t>
      </w:r>
    </w:p>
    <w:p w14:paraId="59BFAD98" w14:textId="77777777" w:rsidR="00405AD3" w:rsidRDefault="00405AD3" w:rsidP="00405AD3">
      <w:pPr>
        <w:ind w:firstLine="709"/>
      </w:pPr>
      <w:r>
        <w:rPr>
          <w:lang w:val="ru-RU"/>
        </w:rPr>
        <w:t>Данный метод</w:t>
      </w:r>
      <w:r>
        <w:t xml:space="preserve"> </w:t>
      </w:r>
      <w:proofErr w:type="spellStart"/>
      <w:r>
        <w:t>име</w:t>
      </w:r>
      <w:r>
        <w:rPr>
          <w:lang w:val="ru-RU"/>
        </w:rPr>
        <w:t>ет</w:t>
      </w:r>
      <w:proofErr w:type="spellEnd"/>
      <w:r>
        <w:t xml:space="preserve"> </w:t>
      </w:r>
      <w:r>
        <w:rPr>
          <w:lang w:val="ru-RU"/>
        </w:rPr>
        <w:t xml:space="preserve">ряд </w:t>
      </w:r>
      <w:r>
        <w:t xml:space="preserve">преимуществ перед многими другими </w:t>
      </w:r>
      <w:r>
        <w:rPr>
          <w:lang w:val="ru-RU"/>
        </w:rPr>
        <w:t xml:space="preserve">методами </w:t>
      </w:r>
      <w:r>
        <w:t xml:space="preserve">регистрации кинетического компонента тремора. </w:t>
      </w:r>
    </w:p>
    <w:p w14:paraId="67C5695B" w14:textId="2FB3B598" w:rsidR="00405AD3" w:rsidRDefault="00405AD3" w:rsidP="00405AD3">
      <w:pPr>
        <w:ind w:firstLine="709"/>
      </w:pPr>
      <w:r>
        <w:t xml:space="preserve">Немаловажно, что системы </w:t>
      </w:r>
      <w:proofErr w:type="spellStart"/>
      <w:r>
        <w:t>видеорегистрации</w:t>
      </w:r>
      <w:proofErr w:type="spellEnd"/>
      <w:r>
        <w:t xml:space="preserve"> позволяют детально анализировать ходьбу, движения туловища, положение конечностей и других частей тела и т.д. </w:t>
      </w:r>
      <w:r w:rsidR="00E82FD0">
        <w:t>Видеозапись также является ценным учебным пособием для улучшения единообразного применения шкал оценки тремора оценщиками, имеющими разный уровень опыта в лечении двигательных расстройств. </w:t>
      </w:r>
    </w:p>
    <w:p w14:paraId="4D192EB6" w14:textId="7D62721E" w:rsidR="00405AD3" w:rsidRDefault="00405AD3" w:rsidP="00405AD3">
      <w:pPr>
        <w:ind w:firstLine="709"/>
      </w:pPr>
      <w:r>
        <w:t xml:space="preserve">К недостаткам большинства систем </w:t>
      </w:r>
      <w:proofErr w:type="spellStart"/>
      <w:r>
        <w:t>видеорегистрации</w:t>
      </w:r>
      <w:proofErr w:type="spellEnd"/>
      <w:r>
        <w:t xml:space="preserve"> тремора относятся</w:t>
      </w:r>
      <w:r>
        <w:rPr>
          <w:lang w:val="ru-RU"/>
        </w:rPr>
        <w:t xml:space="preserve"> </w:t>
      </w:r>
      <w:r>
        <w:t>сравнительно длительное время процедуры записи двигательных заданий и особенно обработки данных</w:t>
      </w:r>
      <w:r>
        <w:rPr>
          <w:lang w:val="ru-RU"/>
        </w:rPr>
        <w:t xml:space="preserve">, </w:t>
      </w:r>
      <w:r>
        <w:t xml:space="preserve">недостаточно высокая чувствительность для регистрации </w:t>
      </w:r>
      <w:proofErr w:type="spellStart"/>
      <w:r>
        <w:t>мелкоамплитудного</w:t>
      </w:r>
      <w:proofErr w:type="spellEnd"/>
      <w:r>
        <w:t xml:space="preserve"> и высокочастотного тремора</w:t>
      </w:r>
      <w:r>
        <w:rPr>
          <w:lang w:val="ru-RU"/>
        </w:rPr>
        <w:t xml:space="preserve">, а также </w:t>
      </w:r>
      <w:r>
        <w:t>высокая стоимость.</w:t>
      </w:r>
    </w:p>
    <w:p w14:paraId="44C0E894" w14:textId="77777777" w:rsidR="00FD0EC4" w:rsidRPr="00405AD3" w:rsidRDefault="00FD0EC4" w:rsidP="00405AD3">
      <w:pPr>
        <w:ind w:firstLine="709"/>
      </w:pPr>
    </w:p>
    <w:p w14:paraId="23D034CC" w14:textId="784CE472" w:rsidR="008C5C76" w:rsidRDefault="008C5C76" w:rsidP="00FD0EC4">
      <w:pPr>
        <w:pStyle w:val="af3"/>
        <w:numPr>
          <w:ilvl w:val="2"/>
          <w:numId w:val="9"/>
        </w:numPr>
        <w:spacing w:before="240"/>
        <w:outlineLvl w:val="2"/>
        <w:rPr>
          <w:lang w:val="ru-RU"/>
        </w:rPr>
      </w:pPr>
      <w:bookmarkStart w:id="13" w:name="_Toc132984013"/>
      <w:r>
        <w:rPr>
          <w:lang w:val="ru-RU"/>
        </w:rPr>
        <w:lastRenderedPageBreak/>
        <w:t xml:space="preserve">Носимый </w:t>
      </w:r>
      <w:proofErr w:type="spellStart"/>
      <w:r>
        <w:rPr>
          <w:lang w:val="ru-RU"/>
        </w:rPr>
        <w:t>ортез</w:t>
      </w:r>
      <w:bookmarkEnd w:id="13"/>
      <w:proofErr w:type="spellEnd"/>
    </w:p>
    <w:p w14:paraId="5818B223" w14:textId="33902B2C" w:rsidR="008C5C76" w:rsidRPr="008C5C76" w:rsidRDefault="008C5C76" w:rsidP="008C5C76">
      <w:r w:rsidRPr="008C5C76">
        <w:t>Область применения носимых датчиков в биоинженерии и медицине быстро растет. Ожидается, что влияние носимых датчиков будет высоким в исследованиях тремора, учитывая необходимость получения точных оценок параметров тремора во время повседневной жизнедеятельности. Носимые датчики могут использоваться для мониторинга двигательных нарушений, оценки колебаний дефицита со временем и реакции на терапию. Болезнь Паркинсона является типичным расстройством, находящимся в стадии исследования. </w:t>
      </w:r>
    </w:p>
    <w:p w14:paraId="4676BCB6" w14:textId="5DA50CB5" w:rsidR="008C5C76" w:rsidRPr="008C5C76" w:rsidRDefault="008C5C76" w:rsidP="008C5C76">
      <w:r w:rsidRPr="008C5C76">
        <w:t xml:space="preserve">Количественная оценка тремора может быть достигнута с помощью носимого </w:t>
      </w:r>
      <w:proofErr w:type="spellStart"/>
      <w:r w:rsidRPr="008C5C76">
        <w:t>ортеза</w:t>
      </w:r>
      <w:proofErr w:type="spellEnd"/>
      <w:r w:rsidRPr="008C5C76">
        <w:t>, закрепленного на одной верхней конечности. Экзоскелет, действующий параллельно конечности, производит оценку тремора верхних конечностей в режиме реального времени.</w:t>
      </w:r>
      <w:r w:rsidR="00B40583">
        <w:rPr>
          <w:lang w:val="ru-RU"/>
        </w:rPr>
        <w:t xml:space="preserve"> </w:t>
      </w:r>
      <w:r w:rsidRPr="008C5C76">
        <w:t xml:space="preserve">В </w:t>
      </w:r>
      <w:proofErr w:type="spellStart"/>
      <w:r w:rsidRPr="008C5C76">
        <w:t>ортез</w:t>
      </w:r>
      <w:proofErr w:type="spellEnd"/>
      <w:r w:rsidRPr="008C5C76">
        <w:t xml:space="preserve"> могут быть встроены гироскопы или акселерометры для мониторинга тремора.</w:t>
      </w:r>
    </w:p>
    <w:p w14:paraId="54325D58" w14:textId="5460D692" w:rsidR="008C5C76" w:rsidRPr="008C5C76" w:rsidRDefault="008C5C76" w:rsidP="008C5C76">
      <w:r w:rsidRPr="008C5C76">
        <w:t xml:space="preserve">Основными недостатками носимых </w:t>
      </w:r>
      <w:proofErr w:type="spellStart"/>
      <w:r w:rsidRPr="008C5C76">
        <w:t>ортезов</w:t>
      </w:r>
      <w:proofErr w:type="spellEnd"/>
      <w:r w:rsidRPr="008C5C76">
        <w:t xml:space="preserve"> являются вопросы эстетики, косметики и сложность сделать их доступными для каждого человека. Они требуют различных форм и размеров. Необходимы дальнейшие исследования для интеграции датчиков и исполнительных механизмов в удобные текстильные изделия, разработанные таким образом, чтобы их принимали пользователи. </w:t>
      </w:r>
    </w:p>
    <w:p w14:paraId="2DA5F5C8" w14:textId="66A46E3C" w:rsidR="00956B8D" w:rsidRDefault="00956B8D" w:rsidP="00FD0EC4">
      <w:pPr>
        <w:pStyle w:val="af3"/>
        <w:numPr>
          <w:ilvl w:val="2"/>
          <w:numId w:val="9"/>
        </w:numPr>
        <w:spacing w:before="240"/>
        <w:outlineLvl w:val="2"/>
        <w:rPr>
          <w:lang w:val="ru-RU"/>
        </w:rPr>
      </w:pPr>
      <w:bookmarkStart w:id="14" w:name="_Toc132984014"/>
      <w:r w:rsidRPr="00956B8D">
        <w:rPr>
          <w:lang w:val="ru-RU"/>
        </w:rPr>
        <w:t>Тензометрически</w:t>
      </w:r>
      <w:r w:rsidR="00FD7DC7">
        <w:rPr>
          <w:lang w:val="ru-RU"/>
        </w:rPr>
        <w:t xml:space="preserve">й </w:t>
      </w:r>
      <w:proofErr w:type="spellStart"/>
      <w:r w:rsidR="00FD0EC4" w:rsidRPr="00FD0EC4">
        <w:rPr>
          <w:lang w:val="ru-RU"/>
        </w:rPr>
        <w:t>треморограф</w:t>
      </w:r>
      <w:bookmarkEnd w:id="14"/>
      <w:proofErr w:type="spellEnd"/>
    </w:p>
    <w:p w14:paraId="25860E88" w14:textId="25402FF6" w:rsidR="00956B8D" w:rsidRPr="00956B8D" w:rsidRDefault="00956B8D" w:rsidP="00956B8D">
      <w:pPr>
        <w:pStyle w:val="af3"/>
        <w:spacing w:before="240"/>
        <w:ind w:left="0" w:firstLine="709"/>
        <w:rPr>
          <w:lang w:val="ru-RU"/>
        </w:rPr>
      </w:pPr>
      <w:r>
        <w:rPr>
          <w:lang w:val="ru-RU"/>
        </w:rPr>
        <w:t xml:space="preserve">Тензометрический </w:t>
      </w:r>
      <w:proofErr w:type="spellStart"/>
      <w:r w:rsidR="00FD0EC4" w:rsidRPr="00FD0EC4">
        <w:rPr>
          <w:lang w:val="ru-RU"/>
        </w:rPr>
        <w:t>треморограф</w:t>
      </w:r>
      <w:proofErr w:type="spellEnd"/>
      <w:r w:rsidR="00333569">
        <w:rPr>
          <w:lang w:val="ru-RU"/>
        </w:rPr>
        <w:t xml:space="preserve">, основанный на тензометрическом </w:t>
      </w:r>
      <w:r>
        <w:rPr>
          <w:lang w:val="ru-RU"/>
        </w:rPr>
        <w:t>датчик</w:t>
      </w:r>
      <w:r w:rsidR="00333569">
        <w:rPr>
          <w:lang w:val="ru-RU"/>
        </w:rPr>
        <w:t>е,</w:t>
      </w:r>
      <w:r>
        <w:rPr>
          <w:lang w:val="ru-RU"/>
        </w:rPr>
        <w:t xml:space="preserve"> </w:t>
      </w:r>
      <w:r>
        <w:t>предназначен для оценки состояния моторного отдела центральной нервной системы (ЦНС) человека</w:t>
      </w:r>
      <w:r>
        <w:rPr>
          <w:lang w:val="ru-RU"/>
        </w:rPr>
        <w:t xml:space="preserve">. С помощью данного прибора можно оценить активность моторной системы человека путем регистрации произвольно управляемого изометрического усилия и выделения колебаний этого усилия, как тремора </w:t>
      </w:r>
      <w:r w:rsidRPr="00956B8D">
        <w:rPr>
          <w:lang w:val="ru-RU"/>
        </w:rPr>
        <w:t>[</w:t>
      </w:r>
      <w:r w:rsidR="00B40583">
        <w:rPr>
          <w:lang w:val="ru-RU"/>
        </w:rPr>
        <w:t>5</w:t>
      </w:r>
      <w:r w:rsidRPr="00956B8D">
        <w:rPr>
          <w:lang w:val="ru-RU"/>
        </w:rPr>
        <w:t>]</w:t>
      </w:r>
      <w:r>
        <w:rPr>
          <w:lang w:val="ru-RU"/>
        </w:rPr>
        <w:t>.</w:t>
      </w:r>
    </w:p>
    <w:p w14:paraId="0F2F730A" w14:textId="0641037A" w:rsidR="00333569" w:rsidRPr="00333569" w:rsidRDefault="00333569" w:rsidP="00956B8D">
      <w:pPr>
        <w:pStyle w:val="af3"/>
        <w:spacing w:before="240"/>
        <w:ind w:left="0" w:firstLine="709"/>
        <w:rPr>
          <w:lang w:val="ru-RU"/>
        </w:rPr>
      </w:pPr>
      <w:r>
        <w:rPr>
          <w:lang w:val="ru-RU"/>
        </w:rPr>
        <w:lastRenderedPageBreak/>
        <w:t xml:space="preserve">Область применения </w:t>
      </w:r>
      <w:r w:rsidR="0047205E">
        <w:rPr>
          <w:lang w:val="ru-RU"/>
        </w:rPr>
        <w:t xml:space="preserve">приборов, основанных на тензометрических датчиках, </w:t>
      </w:r>
      <w:r>
        <w:rPr>
          <w:lang w:val="ru-RU"/>
        </w:rPr>
        <w:t xml:space="preserve">довольная обширна. Так тензометрический </w:t>
      </w:r>
      <w:proofErr w:type="spellStart"/>
      <w:r w:rsidR="00FD0EC4" w:rsidRPr="00FD0EC4">
        <w:rPr>
          <w:lang w:val="ru-RU"/>
        </w:rPr>
        <w:t>треморограф</w:t>
      </w:r>
      <w:proofErr w:type="spellEnd"/>
      <w:r w:rsidR="00FD0EC4">
        <w:rPr>
          <w:lang w:val="ru-RU"/>
        </w:rPr>
        <w:t xml:space="preserve"> </w:t>
      </w:r>
      <w:r>
        <w:rPr>
          <w:lang w:val="ru-RU"/>
        </w:rPr>
        <w:t>может использоваться в неврологии, спортивной медицине, экологии, при профессиональном отборе и профессиональной ориентации.</w:t>
      </w:r>
    </w:p>
    <w:p w14:paraId="46C4DDA4" w14:textId="3352930D" w:rsidR="0047205E" w:rsidRDefault="0047205E" w:rsidP="0047205E">
      <w:pPr>
        <w:pStyle w:val="af3"/>
        <w:spacing w:before="240"/>
        <w:ind w:left="0" w:firstLine="709"/>
        <w:rPr>
          <w:lang w:val="ru-RU"/>
        </w:rPr>
      </w:pPr>
      <w:r>
        <w:rPr>
          <w:lang w:val="ru-RU"/>
        </w:rPr>
        <w:t xml:space="preserve">К преимуществам тензометрического </w:t>
      </w:r>
      <w:proofErr w:type="spellStart"/>
      <w:r w:rsidR="00FD0EC4" w:rsidRPr="00FD0EC4">
        <w:rPr>
          <w:lang w:val="ru-RU"/>
        </w:rPr>
        <w:t>треморограф</w:t>
      </w:r>
      <w:r w:rsidR="00FD0EC4">
        <w:rPr>
          <w:lang w:val="ru-RU"/>
        </w:rPr>
        <w:t>а</w:t>
      </w:r>
      <w:proofErr w:type="spellEnd"/>
      <w:r w:rsidR="00FD0EC4">
        <w:rPr>
          <w:lang w:val="ru-RU"/>
        </w:rPr>
        <w:t xml:space="preserve"> </w:t>
      </w:r>
      <w:r>
        <w:rPr>
          <w:lang w:val="ru-RU"/>
        </w:rPr>
        <w:t>можно отнести:</w:t>
      </w:r>
    </w:p>
    <w:p w14:paraId="3429A619" w14:textId="077ACB72" w:rsidR="0047205E" w:rsidRDefault="0047205E" w:rsidP="0047205E">
      <w:pPr>
        <w:pStyle w:val="af3"/>
        <w:numPr>
          <w:ilvl w:val="0"/>
          <w:numId w:val="11"/>
        </w:numPr>
        <w:spacing w:before="240"/>
        <w:ind w:left="0" w:firstLine="709"/>
      </w:pPr>
      <w:r>
        <w:t xml:space="preserve">регистрация и исследование тремора подвижных </w:t>
      </w:r>
      <w:r>
        <w:rPr>
          <w:lang w:val="ru-RU"/>
        </w:rPr>
        <w:t xml:space="preserve">частей </w:t>
      </w:r>
      <w:r>
        <w:t>тела человека с высокой степенью достоверности;</w:t>
      </w:r>
    </w:p>
    <w:p w14:paraId="3CD5DA69" w14:textId="7660DED9" w:rsidR="0047205E" w:rsidRDefault="0047205E" w:rsidP="0047205E">
      <w:pPr>
        <w:pStyle w:val="af3"/>
        <w:numPr>
          <w:ilvl w:val="0"/>
          <w:numId w:val="11"/>
        </w:numPr>
        <w:spacing w:before="240"/>
        <w:ind w:left="0" w:firstLine="709"/>
      </w:pPr>
      <w:r>
        <w:t xml:space="preserve">высокая </w:t>
      </w:r>
      <w:r>
        <w:rPr>
          <w:lang w:val="ru-RU"/>
        </w:rPr>
        <w:t xml:space="preserve">степень </w:t>
      </w:r>
      <w:r>
        <w:t xml:space="preserve">чувствительности, </w:t>
      </w:r>
      <w:r>
        <w:rPr>
          <w:lang w:val="ru-RU"/>
        </w:rPr>
        <w:t>которая позволяет оценить</w:t>
      </w:r>
      <w:r>
        <w:t xml:space="preserve"> влияние </w:t>
      </w:r>
      <w:r>
        <w:rPr>
          <w:lang w:val="ru-RU"/>
        </w:rPr>
        <w:t xml:space="preserve">различных факторов </w:t>
      </w:r>
      <w:r>
        <w:t xml:space="preserve">на человека </w:t>
      </w:r>
      <w:r w:rsidR="003668AB">
        <w:rPr>
          <w:lang w:val="ru-RU"/>
        </w:rPr>
        <w:t>с связи</w:t>
      </w:r>
      <w:r>
        <w:t xml:space="preserve"> с изменением эмоционального состояния</w:t>
      </w:r>
      <w:r w:rsidR="003668AB">
        <w:rPr>
          <w:lang w:val="ru-RU"/>
        </w:rPr>
        <w:t>;</w:t>
      </w:r>
    </w:p>
    <w:p w14:paraId="7328B300" w14:textId="647877CF" w:rsidR="0047205E" w:rsidRDefault="003668AB" w:rsidP="0047205E">
      <w:pPr>
        <w:pStyle w:val="af3"/>
        <w:numPr>
          <w:ilvl w:val="0"/>
          <w:numId w:val="11"/>
        </w:numPr>
        <w:spacing w:before="240"/>
        <w:ind w:left="0" w:firstLine="709"/>
      </w:pPr>
      <w:r>
        <w:rPr>
          <w:lang w:val="ru-RU"/>
        </w:rPr>
        <w:t xml:space="preserve">минимальное количество </w:t>
      </w:r>
      <w:r w:rsidR="0047205E">
        <w:t>времени обследования</w:t>
      </w:r>
      <w:r>
        <w:rPr>
          <w:lang w:val="ru-RU"/>
        </w:rPr>
        <w:t>.</w:t>
      </w:r>
    </w:p>
    <w:p w14:paraId="430EBA35" w14:textId="5FAA7A4F" w:rsidR="00956B8D" w:rsidRDefault="00956B8D" w:rsidP="00D034A2">
      <w:pPr>
        <w:pStyle w:val="af3"/>
        <w:ind w:left="0" w:firstLine="709"/>
        <w:rPr>
          <w:lang w:val="ru-RU"/>
        </w:rPr>
      </w:pPr>
      <w:r>
        <w:t xml:space="preserve">Актуальность </w:t>
      </w:r>
      <w:r w:rsidR="003668AB">
        <w:rPr>
          <w:lang w:val="ru-RU"/>
        </w:rPr>
        <w:t>прибора</w:t>
      </w:r>
      <w:r>
        <w:t xml:space="preserve"> определяется отсутствием специализированных приборов для достоверного анализа тремора с целью оценки моторной функции ЦНС.</w:t>
      </w:r>
    </w:p>
    <w:p w14:paraId="203E2DF5" w14:textId="6560DEE7" w:rsidR="00B40583" w:rsidRDefault="00B40583" w:rsidP="00B40583">
      <w:pPr>
        <w:spacing w:after="200"/>
      </w:pPr>
      <w:r>
        <w:t xml:space="preserve">В </w:t>
      </w:r>
      <w:r>
        <w:rPr>
          <w:lang w:val="ru-RU"/>
        </w:rPr>
        <w:t xml:space="preserve">данной работе будет использован </w:t>
      </w:r>
      <w:r>
        <w:t xml:space="preserve">метод </w:t>
      </w:r>
      <w:r>
        <w:rPr>
          <w:lang w:val="ru-RU"/>
        </w:rPr>
        <w:t xml:space="preserve">исследования тремора, основанный на изометрических измерениях с помощью тензометрического </w:t>
      </w:r>
      <w:proofErr w:type="spellStart"/>
      <w:r w:rsidR="00FD0EC4" w:rsidRPr="00FD0EC4">
        <w:rPr>
          <w:lang w:val="ru-RU"/>
        </w:rPr>
        <w:t>треморограф</w:t>
      </w:r>
      <w:r w:rsidR="00FD0EC4">
        <w:rPr>
          <w:lang w:val="ru-RU"/>
        </w:rPr>
        <w:t>а</w:t>
      </w:r>
      <w:proofErr w:type="spellEnd"/>
      <w:r>
        <w:rPr>
          <w:lang w:val="ru-RU"/>
        </w:rPr>
        <w:t>. Регистрация</w:t>
      </w:r>
      <w:r>
        <w:t xml:space="preserve"> параметров тремора</w:t>
      </w:r>
      <w:r>
        <w:rPr>
          <w:lang w:val="ru-RU"/>
        </w:rPr>
        <w:t xml:space="preserve"> заключается в преобразовании</w:t>
      </w:r>
      <w:r>
        <w:t xml:space="preserve"> смещения объекта </w:t>
      </w:r>
      <w:r>
        <w:rPr>
          <w:lang w:val="ru-RU"/>
        </w:rPr>
        <w:t xml:space="preserve">датчиками </w:t>
      </w:r>
      <w:r>
        <w:t>различного рода в выходной электрический сигнал, его предварительной обработке, преобразовании в форму, удобную для хранения и последующего математического анализа.</w:t>
      </w:r>
      <w:r>
        <w:rPr>
          <w:lang w:val="ru-RU"/>
        </w:rPr>
        <w:t xml:space="preserve"> </w:t>
      </w:r>
      <w:r>
        <w:t>Суть данного метода заключается в регистрации произвольно управляемого усилия с выделением колебаний этого усилия, являющихся непроизвольными.</w:t>
      </w:r>
    </w:p>
    <w:p w14:paraId="361F18BD" w14:textId="4464C822" w:rsidR="00171BAB" w:rsidRDefault="001F372A">
      <w:pPr>
        <w:pStyle w:val="2"/>
      </w:pPr>
      <w:bookmarkStart w:id="15" w:name="_Toc132984015"/>
      <w:r>
        <w:t>1.3 Процедура измерения параметров</w:t>
      </w:r>
      <w:r w:rsidR="00FD7DC7">
        <w:rPr>
          <w:lang w:val="ru-RU"/>
        </w:rPr>
        <w:t xml:space="preserve"> тремора с помощью тензометрического </w:t>
      </w:r>
      <w:proofErr w:type="spellStart"/>
      <w:r w:rsidR="00FD0EC4" w:rsidRPr="00FD0EC4">
        <w:rPr>
          <w:lang w:val="ru-RU"/>
        </w:rPr>
        <w:t>треморограф</w:t>
      </w:r>
      <w:r w:rsidR="00FD0EC4">
        <w:rPr>
          <w:lang w:val="ru-RU"/>
        </w:rPr>
        <w:t>а</w:t>
      </w:r>
      <w:bookmarkEnd w:id="15"/>
      <w:proofErr w:type="spellEnd"/>
    </w:p>
    <w:p w14:paraId="6204CC98" w14:textId="611E2F55" w:rsidR="00171BAB" w:rsidRDefault="00FD0EC4">
      <w:r w:rsidRPr="00FD0EC4">
        <w:rPr>
          <w:lang w:val="ru-RU"/>
        </w:rPr>
        <w:t>Процедура</w:t>
      </w:r>
      <w:r w:rsidR="001F372A" w:rsidRPr="00FD0EC4">
        <w:t xml:space="preserve"> </w:t>
      </w:r>
      <w:proofErr w:type="spellStart"/>
      <w:r w:rsidR="001F372A" w:rsidRPr="00FD0EC4">
        <w:t>заключа</w:t>
      </w:r>
      <w:r w:rsidRPr="00FD0EC4">
        <w:rPr>
          <w:lang w:val="ru-RU"/>
        </w:rPr>
        <w:t>ется</w:t>
      </w:r>
      <w:proofErr w:type="spellEnd"/>
      <w:r w:rsidR="001F372A" w:rsidRPr="00FD0EC4">
        <w:t xml:space="preserve"> в управлении изометрическим напряжением мышц с возможностью слежения за величиной усилия по смещению меток на экране монитора.</w:t>
      </w:r>
      <w:r w:rsidR="001F372A">
        <w:t xml:space="preserve"> </w:t>
      </w:r>
    </w:p>
    <w:p w14:paraId="6D29DD6D" w14:textId="77777777" w:rsidR="00171BAB" w:rsidRDefault="001F372A">
      <w:r>
        <w:lastRenderedPageBreak/>
        <w:t>Процедура измерения происходит следующим образом. Испытуемый сидит перед монитором за столом, положив локти на его поверхность, и нажимает пальцами обеих рук на платформы с тензочувствительными датчиками и контролирует свои усилия на установленном перед ним мониторе. Усилие задается оператором и может быть минимальным, максимальным или удерживаться на определенном уровне. На мониторе испытуемый наблюдает метки для правой и левой рук, которые смещаются вдоль вертикальной оси экрана пропорционально прикладываемому усилию. Процедура измерения, а также метки для рук на мониторе представлены на рисунке 1.</w:t>
      </w:r>
    </w:p>
    <w:p w14:paraId="7A208240" w14:textId="77777777" w:rsidR="00171BAB" w:rsidRDefault="001F372A">
      <w:pPr>
        <w:ind w:firstLine="0"/>
        <w:jc w:val="center"/>
      </w:pPr>
      <w:r>
        <w:rPr>
          <w:noProof/>
        </w:rPr>
        <w:drawing>
          <wp:inline distT="114300" distB="114300" distL="114300" distR="114300" wp14:anchorId="3F2F4436" wp14:editId="1358B0A0">
            <wp:extent cx="4925850" cy="2732231"/>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4925850" cy="2732231"/>
                    </a:xfrm>
                    <a:prstGeom prst="rect">
                      <a:avLst/>
                    </a:prstGeom>
                    <a:ln/>
                  </pic:spPr>
                </pic:pic>
              </a:graphicData>
            </a:graphic>
          </wp:inline>
        </w:drawing>
      </w:r>
    </w:p>
    <w:p w14:paraId="4C31C191" w14:textId="77777777" w:rsidR="00171BAB" w:rsidRDefault="001F372A">
      <w:pPr>
        <w:spacing w:after="200"/>
        <w:ind w:firstLine="0"/>
        <w:jc w:val="center"/>
      </w:pPr>
      <w:r>
        <w:t>Рисунок 1 - Процедура измерения параметров и экран монитора</w:t>
      </w:r>
    </w:p>
    <w:p w14:paraId="2BDBBC4E" w14:textId="77777777" w:rsidR="00171BAB" w:rsidRDefault="001F372A">
      <w:r>
        <w:t xml:space="preserve">Задача испытуемого формировать одинаковые усилия для правой и левой руки, то есть метки на экране должны находиться на одном уровне. </w:t>
      </w:r>
    </w:p>
    <w:p w14:paraId="27D3D401" w14:textId="77777777" w:rsidR="00171BAB" w:rsidRDefault="001F372A">
      <w:r>
        <w:t xml:space="preserve">Жесткость платформ обеспечивает регистрацию усилия в изометрическом режиме, то есть без видимого смещения пальцев в точке контакта с измерительным элементом. </w:t>
      </w:r>
    </w:p>
    <w:p w14:paraId="0478F1C6" w14:textId="77777777" w:rsidR="00171BAB" w:rsidRDefault="001F372A">
      <w:r>
        <w:t xml:space="preserve">Усилие преобразуется в аналоговое напряжение, которое через аналого-цифровой преобразователь </w:t>
      </w:r>
      <w:r>
        <w:rPr>
          <w:highlight w:val="yellow"/>
        </w:rPr>
        <w:t xml:space="preserve">вводится в память компьютера для отображения в реальном (on-line) времени на экране монитора и для </w:t>
      </w:r>
      <w:r>
        <w:rPr>
          <w:highlight w:val="yellow"/>
        </w:rPr>
        <w:lastRenderedPageBreak/>
        <w:t>последующей (off-line) обработки</w:t>
      </w:r>
      <w:r>
        <w:t>. Регистрация изометрического усилия производилась в течение 30 с, чтобы получить достаточное количество точек измерений для статистически достоверной оценки параметров временных последовательностей.</w:t>
      </w:r>
    </w:p>
    <w:p w14:paraId="2EDFF061" w14:textId="77777777" w:rsidR="00171BAB" w:rsidRDefault="001F372A">
      <w:pPr>
        <w:pStyle w:val="2"/>
        <w:spacing w:before="200"/>
        <w:ind w:left="720" w:firstLine="0"/>
      </w:pPr>
      <w:bookmarkStart w:id="16" w:name="_Toc132984016"/>
      <w:r>
        <w:t>1.4 Результаты тестирования пациентов</w:t>
      </w:r>
      <w:bookmarkEnd w:id="16"/>
    </w:p>
    <w:p w14:paraId="60157C99" w14:textId="77777777" w:rsidR="00171BAB" w:rsidRDefault="001F372A">
      <w:r>
        <w:t>Для сравнительной оценки состояния моторной функции использованы результаты тестирования 10 испытуемых.</w:t>
      </w:r>
      <w:r>
        <w:rPr>
          <w:highlight w:val="yellow"/>
        </w:rPr>
        <w:t xml:space="preserve"> </w:t>
      </w:r>
    </w:p>
    <w:p w14:paraId="3359DEBC" w14:textId="77777777" w:rsidR="00171BAB" w:rsidRDefault="001F372A">
      <w:pPr>
        <w:rPr>
          <w:highlight w:val="yellow"/>
        </w:rPr>
      </w:pPr>
      <w:r>
        <w:rPr>
          <w:highlight w:val="yellow"/>
        </w:rPr>
        <w:t xml:space="preserve">Результаты тестирования обрабатывались по общепринятой методике с определением Xср ± SD, спектральный анализ проводили методом быстрого преобразования Фурье, достоверность различий оценивали с помощью t-критерия Стьюдента и критерия Фишера, а графический материал представлен с использованием программы Excel. </w:t>
      </w:r>
    </w:p>
    <w:p w14:paraId="19C2B461" w14:textId="77777777" w:rsidR="00171BAB" w:rsidRDefault="001F372A">
      <w:r>
        <w:t>Значимые колебания фиксируются на диапазоне от 0 до 16 Гц. В норме амплитуда колебаний изометрического усилия не превышает 2% постоянной составляющей усилия. Типовые спектральные характеристики непроизвольных усилий для здорового человека и пациента с диагнозом паркинсонизм представлены на рисунке 2.</w:t>
      </w:r>
    </w:p>
    <w:p w14:paraId="5D8EBE29" w14:textId="77777777" w:rsidR="00171BAB" w:rsidRDefault="001F372A">
      <w:pPr>
        <w:ind w:firstLine="0"/>
        <w:jc w:val="center"/>
      </w:pPr>
      <w:r>
        <w:rPr>
          <w:noProof/>
        </w:rPr>
        <w:drawing>
          <wp:inline distT="114300" distB="114300" distL="114300" distR="114300" wp14:anchorId="4C7C97E8" wp14:editId="62DC7872">
            <wp:extent cx="5654513" cy="3245731"/>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54513" cy="3245731"/>
                    </a:xfrm>
                    <a:prstGeom prst="rect">
                      <a:avLst/>
                    </a:prstGeom>
                    <a:ln/>
                  </pic:spPr>
                </pic:pic>
              </a:graphicData>
            </a:graphic>
          </wp:inline>
        </w:drawing>
      </w:r>
    </w:p>
    <w:p w14:paraId="48220B54" w14:textId="77777777" w:rsidR="00171BAB" w:rsidRDefault="001F372A">
      <w:pPr>
        <w:spacing w:after="200"/>
      </w:pPr>
      <w:r>
        <w:lastRenderedPageBreak/>
        <w:t>Рисунок 2 - Типовые спектральные характеристики непроизвольных усилий для здорового человека и пациента с диагнозом паркинсонизм</w:t>
      </w:r>
    </w:p>
    <w:p w14:paraId="5D196696" w14:textId="77777777" w:rsidR="00171BAB" w:rsidRDefault="001F372A">
      <w:pPr>
        <w:ind w:firstLine="705"/>
      </w:pPr>
      <w:r>
        <w:t xml:space="preserve">Поведение амплитуды спектральных составляющих здорового человека можно описать следующим образом: </w:t>
      </w:r>
    </w:p>
    <w:p w14:paraId="328176DD" w14:textId="77777777" w:rsidR="00171BAB" w:rsidRDefault="001F372A">
      <w:pPr>
        <w:numPr>
          <w:ilvl w:val="0"/>
          <w:numId w:val="1"/>
        </w:numPr>
        <w:ind w:left="0" w:firstLine="705"/>
      </w:pPr>
      <w:r>
        <w:t>Диапазон 0 – 2 Гц считают произвольным управлением для выполнения следящих движений. Автоматической регуляции позы соответствуют частоты в диапазоне более 2 Гц.</w:t>
      </w:r>
    </w:p>
    <w:p w14:paraId="2BB9C51E" w14:textId="77777777" w:rsidR="00171BAB" w:rsidRDefault="001F372A">
      <w:pPr>
        <w:numPr>
          <w:ilvl w:val="0"/>
          <w:numId w:val="1"/>
        </w:numPr>
        <w:ind w:left="0" w:firstLine="705"/>
      </w:pPr>
      <w:r>
        <w:t xml:space="preserve">На диапазоне 2 – 3 Гц происходит снижение амплитуды спектральных составляющих. </w:t>
      </w:r>
    </w:p>
    <w:p w14:paraId="10CBD8A8" w14:textId="77777777" w:rsidR="00171BAB" w:rsidRDefault="001F372A">
      <w:pPr>
        <w:numPr>
          <w:ilvl w:val="0"/>
          <w:numId w:val="1"/>
        </w:numPr>
        <w:ind w:left="0" w:firstLine="705"/>
      </w:pPr>
      <w:r>
        <w:t>В пределах диапазона 4 – 6 Гц амплитуда сохраняется на минимальном уровне</w:t>
      </w:r>
    </w:p>
    <w:p w14:paraId="774366D1" w14:textId="77777777" w:rsidR="00171BAB" w:rsidRDefault="001F372A">
      <w:pPr>
        <w:numPr>
          <w:ilvl w:val="0"/>
          <w:numId w:val="1"/>
        </w:numPr>
        <w:ind w:left="0" w:firstLine="705"/>
      </w:pPr>
      <w:r>
        <w:t xml:space="preserve">На диапазоне 7 – 10 Гц амплитуда возрастает к максимальным значениям (у разных испытуемых по-разному) </w:t>
      </w:r>
    </w:p>
    <w:p w14:paraId="6FCC4C32" w14:textId="77777777" w:rsidR="00171BAB" w:rsidRDefault="001F372A">
      <w:pPr>
        <w:numPr>
          <w:ilvl w:val="0"/>
          <w:numId w:val="1"/>
        </w:numPr>
        <w:ind w:left="0" w:firstLine="705"/>
      </w:pPr>
      <w:r>
        <w:t xml:space="preserve">После амплитуда снижается до частот 12 – 14 Гц и удерживается на фоновом уровне. </w:t>
      </w:r>
    </w:p>
    <w:p w14:paraId="0B940624" w14:textId="77777777" w:rsidR="00171BAB" w:rsidRDefault="001F372A">
      <w:pPr>
        <w:ind w:firstLine="705"/>
      </w:pPr>
      <w:r>
        <w:t>Важно заметить, что у здорового человека максимумы спектральных составляющих в диапазоне 7 – 10 Гц меньше более чем на порядок амплитуды спектральных составляющих в диапазоне 0 – 2 Гц.</w:t>
      </w:r>
    </w:p>
    <w:p w14:paraId="48BC3CD0" w14:textId="77777777" w:rsidR="00171BAB" w:rsidRDefault="001F372A">
      <w:r>
        <w:t>При различных патологиях картина может изменяться. Например, при треморной форме паркинсонизма отмечается повышенный уровень активности во всём диапазоне частот, на фоне которого выделяются пиковые составляющие в диапазоне 5-6 Гц, по амплитуде превышающие произвольный компонент в диапазоне 0-2 Гц. При этой и других формах неврологических нарушений изменяется распределение спектральных составляющих и изменяется вид корреляционных функций, отражая нарушение механизмов корково-подкоркового взаимодействия [3].</w:t>
      </w:r>
    </w:p>
    <w:p w14:paraId="7875D811" w14:textId="77777777" w:rsidR="00171BAB" w:rsidRDefault="001F372A">
      <w:pPr>
        <w:ind w:firstLine="705"/>
      </w:pPr>
      <w:r>
        <w:t>Из клинических наблюдений известно, что:</w:t>
      </w:r>
    </w:p>
    <w:p w14:paraId="5BEF0294" w14:textId="77777777" w:rsidR="00171BAB" w:rsidRDefault="001F372A">
      <w:pPr>
        <w:numPr>
          <w:ilvl w:val="0"/>
          <w:numId w:val="6"/>
        </w:numPr>
        <w:ind w:left="0" w:firstLine="705"/>
      </w:pPr>
      <w:r>
        <w:lastRenderedPageBreak/>
        <w:t>нарушение активности мозжечка вызывает тремор в области 3–4 Гц;</w:t>
      </w:r>
    </w:p>
    <w:p w14:paraId="7B42D216" w14:textId="77777777" w:rsidR="00171BAB" w:rsidRDefault="001F372A">
      <w:pPr>
        <w:numPr>
          <w:ilvl w:val="0"/>
          <w:numId w:val="6"/>
        </w:numPr>
        <w:ind w:left="0" w:firstLine="705"/>
      </w:pPr>
      <w:r>
        <w:t>тремор в диапазоне 5-6 Гц регистрируют при болезни Паркинсона, когда нарушено нормальное функционирование структур базальных ганглиев;</w:t>
      </w:r>
    </w:p>
    <w:p w14:paraId="4D828C87" w14:textId="77777777" w:rsidR="00171BAB" w:rsidRDefault="001F372A">
      <w:pPr>
        <w:numPr>
          <w:ilvl w:val="0"/>
          <w:numId w:val="6"/>
        </w:numPr>
        <w:ind w:left="0" w:firstLine="705"/>
      </w:pPr>
      <w:r>
        <w:t>полагают, что спинной мозг, внутренняя олива, таламус и кора больших полушарий являются только несколькими из возможных источников тремора от 8 до 12 Гц;</w:t>
      </w:r>
    </w:p>
    <w:p w14:paraId="2455FEAC" w14:textId="43ABF601" w:rsidR="00171BAB" w:rsidRDefault="001F372A">
      <w:pPr>
        <w:numPr>
          <w:ilvl w:val="0"/>
          <w:numId w:val="6"/>
        </w:numPr>
        <w:ind w:left="0" w:firstLine="705"/>
      </w:pPr>
      <w:r>
        <w:t>область частот свыше 12–16 Гц, где спектральная плотность монотонно убывает, определена не циклической активностью, а интерференцией мышечных сокращений двигательных единиц, участвующих в формировании ИУ [</w:t>
      </w:r>
      <w:r w:rsidR="00B40583" w:rsidRPr="00B40583">
        <w:rPr>
          <w:lang w:val="ru-RU"/>
        </w:rPr>
        <w:t>7</w:t>
      </w:r>
      <w:r>
        <w:t>].</w:t>
      </w:r>
    </w:p>
    <w:p w14:paraId="37095AE8" w14:textId="7765E80F" w:rsidR="003E0826" w:rsidRPr="003E0826" w:rsidRDefault="003E0826" w:rsidP="003E0826">
      <w:pPr>
        <w:ind w:left="705" w:firstLine="0"/>
        <w:rPr>
          <w:lang w:val="ru-RU"/>
        </w:rPr>
      </w:pPr>
      <w:r>
        <w:rPr>
          <w:lang w:val="ru-RU"/>
        </w:rPr>
        <w:t xml:space="preserve">Таким образом, </w:t>
      </w:r>
    </w:p>
    <w:p w14:paraId="1217C7FB" w14:textId="491B673A" w:rsidR="00171BAB" w:rsidRPr="0002169E" w:rsidRDefault="0002169E">
      <w:pPr>
        <w:ind w:left="720" w:firstLine="0"/>
        <w:rPr>
          <w:lang w:val="ru-RU"/>
          <w:rPrChange w:id="17" w:author="Юлия Шичкина" w:date="2023-04-19T13:27:00Z">
            <w:rPr/>
          </w:rPrChange>
        </w:rPr>
      </w:pPr>
      <w:ins w:id="18" w:author="Юлия Шичкина" w:date="2023-04-19T13:27:00Z">
        <w:r w:rsidRPr="0002169E">
          <w:rPr>
            <w:highlight w:val="yellow"/>
            <w:lang w:val="ru-RU"/>
            <w:rPrChange w:id="19" w:author="Юлия Шичкина" w:date="2023-04-19T13:27:00Z">
              <w:rPr>
                <w:lang w:val="ru-RU"/>
              </w:rPr>
            </w:rPrChange>
          </w:rPr>
          <w:t>Текст</w:t>
        </w:r>
      </w:ins>
    </w:p>
    <w:p w14:paraId="355FA434" w14:textId="77777777" w:rsidR="00171BAB" w:rsidRDefault="00171BAB">
      <w:pPr>
        <w:ind w:left="720" w:firstLine="0"/>
      </w:pPr>
    </w:p>
    <w:p w14:paraId="312B2553" w14:textId="010D7EFC" w:rsidR="00171BAB" w:rsidRPr="0002169E" w:rsidRDefault="0002169E">
      <w:pPr>
        <w:ind w:left="720" w:firstLine="0"/>
        <w:rPr>
          <w:lang w:val="ru-RU"/>
          <w:rPrChange w:id="20" w:author="Юлия Шичкина" w:date="2023-04-19T13:27:00Z">
            <w:rPr/>
          </w:rPrChange>
        </w:rPr>
      </w:pPr>
      <w:ins w:id="21" w:author="Юлия Шичкина" w:date="2023-04-19T13:27:00Z">
        <w:r>
          <w:rPr>
            <w:lang w:val="ru-RU"/>
          </w:rPr>
          <w:t>Таким образом</w:t>
        </w:r>
        <w:r w:rsidR="00A85044">
          <w:rPr>
            <w:lang w:val="ru-RU"/>
          </w:rPr>
          <w:t>, … вывод по главе … = необходимость разработки методов обработки сигнал</w:t>
        </w:r>
      </w:ins>
      <w:ins w:id="22" w:author="Юлия Шичкина" w:date="2023-04-19T13:28:00Z">
        <w:r w:rsidR="00A85044">
          <w:rPr>
            <w:lang w:val="ru-RU"/>
          </w:rPr>
          <w:t>ов, получаемых с датчиков треморографа….</w:t>
        </w:r>
      </w:ins>
    </w:p>
    <w:p w14:paraId="5F43B119" w14:textId="77777777" w:rsidR="00171BAB" w:rsidRDefault="00171BAB">
      <w:pPr>
        <w:ind w:left="720" w:firstLine="0"/>
      </w:pPr>
    </w:p>
    <w:p w14:paraId="42EE0504" w14:textId="77777777" w:rsidR="00171BAB" w:rsidRDefault="00171BAB">
      <w:pPr>
        <w:ind w:left="720" w:firstLine="0"/>
      </w:pPr>
    </w:p>
    <w:p w14:paraId="40434ABC" w14:textId="77777777" w:rsidR="00171BAB" w:rsidRDefault="001F372A">
      <w:pPr>
        <w:ind w:left="720" w:firstLine="0"/>
      </w:pPr>
      <w:r>
        <w:br w:type="page"/>
      </w:r>
    </w:p>
    <w:p w14:paraId="7096F7CB" w14:textId="29F4D830" w:rsidR="00171BAB" w:rsidRPr="00FD0EC4" w:rsidRDefault="001F372A">
      <w:pPr>
        <w:pStyle w:val="1"/>
        <w:rPr>
          <w:lang w:val="ru-RU"/>
        </w:rPr>
      </w:pPr>
      <w:bookmarkStart w:id="23" w:name="_Toc132984017"/>
      <w:r>
        <w:lastRenderedPageBreak/>
        <w:t xml:space="preserve">2 </w:t>
      </w:r>
      <w:r w:rsidR="00FD0EC4">
        <w:rPr>
          <w:lang w:val="ru-RU"/>
        </w:rPr>
        <w:t xml:space="preserve">Математические методы обработки данных, полученных с </w:t>
      </w:r>
      <w:proofErr w:type="spellStart"/>
      <w:r w:rsidR="00FD0EC4" w:rsidRPr="00FD0EC4">
        <w:rPr>
          <w:lang w:val="ru-RU"/>
        </w:rPr>
        <w:t>треморограф</w:t>
      </w:r>
      <w:r w:rsidR="00FD0EC4">
        <w:rPr>
          <w:lang w:val="ru-RU"/>
        </w:rPr>
        <w:t>а</w:t>
      </w:r>
      <w:bookmarkEnd w:id="23"/>
      <w:proofErr w:type="spellEnd"/>
    </w:p>
    <w:p w14:paraId="6AAD1D5B" w14:textId="77777777" w:rsidR="00171BAB" w:rsidRDefault="001F372A">
      <w:r>
        <w:t>После процедуры измерения параметров непроизвольных колебаний пациентов на выходе формируется Excel-файл с набором характеристик тремора. На рисунке 3 представлен выходной файла пациента №1.</w:t>
      </w:r>
    </w:p>
    <w:p w14:paraId="0E4C1A95" w14:textId="77777777" w:rsidR="00171BAB" w:rsidRDefault="001F372A">
      <w:pPr>
        <w:ind w:firstLine="0"/>
        <w:jc w:val="center"/>
      </w:pPr>
      <w:r>
        <w:rPr>
          <w:noProof/>
        </w:rPr>
        <w:drawing>
          <wp:inline distT="114300" distB="114300" distL="114300" distR="114300" wp14:anchorId="3F058D19" wp14:editId="5302D032">
            <wp:extent cx="5731200" cy="25908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2590800"/>
                    </a:xfrm>
                    <a:prstGeom prst="rect">
                      <a:avLst/>
                    </a:prstGeom>
                    <a:ln/>
                  </pic:spPr>
                </pic:pic>
              </a:graphicData>
            </a:graphic>
          </wp:inline>
        </w:drawing>
      </w:r>
    </w:p>
    <w:p w14:paraId="18A47689" w14:textId="77777777" w:rsidR="00171BAB" w:rsidRDefault="001F372A">
      <w:pPr>
        <w:ind w:firstLine="0"/>
        <w:jc w:val="center"/>
      </w:pPr>
      <w:r>
        <w:t>Рисунок 3 – Данные пациента №1</w:t>
      </w:r>
    </w:p>
    <w:p w14:paraId="78642648" w14:textId="77777777" w:rsidR="00171BAB" w:rsidRDefault="001F372A">
      <w:r>
        <w:t>Временные ряды для обработки спектральных характеристик тремора:</w:t>
      </w:r>
    </w:p>
    <w:p w14:paraId="351D810F" w14:textId="77777777" w:rsidR="00171BAB" w:rsidRDefault="001F372A">
      <w:pPr>
        <w:shd w:val="clear" w:color="auto" w:fill="FFFFFF"/>
        <w:rPr>
          <w:color w:val="222222"/>
        </w:rPr>
      </w:pPr>
      <w:r>
        <w:rPr>
          <w:color w:val="222222"/>
        </w:rPr>
        <w:t>Time – время измерения;</w:t>
      </w:r>
    </w:p>
    <w:p w14:paraId="47ECDB50" w14:textId="77777777" w:rsidR="00171BAB" w:rsidRDefault="001F372A">
      <w:pPr>
        <w:shd w:val="clear" w:color="auto" w:fill="FFFFFF"/>
        <w:rPr>
          <w:color w:val="222222"/>
        </w:rPr>
      </w:pPr>
      <w:r>
        <w:rPr>
          <w:color w:val="222222"/>
        </w:rPr>
        <w:t>Hz – частота;</w:t>
      </w:r>
    </w:p>
    <w:p w14:paraId="64A6751C" w14:textId="77777777" w:rsidR="00171BAB" w:rsidRDefault="001F372A">
      <w:pPr>
        <w:shd w:val="clear" w:color="auto" w:fill="FFFFFF"/>
        <w:rPr>
          <w:color w:val="222222"/>
          <w:shd w:val="clear" w:color="auto" w:fill="FF9900"/>
        </w:rPr>
      </w:pPr>
      <w:r>
        <w:rPr>
          <w:color w:val="222222"/>
        </w:rPr>
        <w:t xml:space="preserve">Delta – </w:t>
      </w:r>
      <w:r>
        <w:rPr>
          <w:color w:val="222222"/>
          <w:shd w:val="clear" w:color="auto" w:fill="FF9900"/>
        </w:rPr>
        <w:t>???</w:t>
      </w:r>
    </w:p>
    <w:p w14:paraId="60E7A656" w14:textId="77777777" w:rsidR="00171BAB" w:rsidRDefault="001F372A">
      <w:pPr>
        <w:shd w:val="clear" w:color="auto" w:fill="FFFFFF"/>
        <w:rPr>
          <w:color w:val="222222"/>
        </w:rPr>
      </w:pPr>
      <w:r>
        <w:rPr>
          <w:color w:val="222222"/>
        </w:rPr>
        <w:t>LConstant, RConstant – произвольные усилия, на которых возникают непроизвольные (тремор);</w:t>
      </w:r>
    </w:p>
    <w:p w14:paraId="31E5120D" w14:textId="77777777" w:rsidR="00171BAB" w:rsidRDefault="001F372A">
      <w:pPr>
        <w:shd w:val="clear" w:color="auto" w:fill="FFFFFF"/>
        <w:rPr>
          <w:color w:val="222222"/>
        </w:rPr>
      </w:pPr>
      <w:r>
        <w:rPr>
          <w:color w:val="222222"/>
        </w:rPr>
        <w:t>LTremor, RTremor – тремор левой и правой рук;</w:t>
      </w:r>
    </w:p>
    <w:p w14:paraId="3BF24A46" w14:textId="77777777" w:rsidR="00171BAB" w:rsidRDefault="001F372A">
      <w:pPr>
        <w:shd w:val="clear" w:color="auto" w:fill="FFFFFF"/>
        <w:rPr>
          <w:color w:val="222222"/>
        </w:rPr>
      </w:pPr>
      <w:r>
        <w:rPr>
          <w:color w:val="222222"/>
        </w:rPr>
        <w:t>LSpectrum, RSpectrum – спектр колебаний левой и правой рук;</w:t>
      </w:r>
    </w:p>
    <w:p w14:paraId="59183931" w14:textId="77777777" w:rsidR="00171BAB" w:rsidRDefault="001F372A">
      <w:pPr>
        <w:shd w:val="clear" w:color="auto" w:fill="FFFFFF"/>
      </w:pPr>
      <w:r>
        <w:rPr>
          <w:color w:val="222222"/>
        </w:rPr>
        <w:t>LCorrelation, RCorrelation – корреляционные функции.</w:t>
      </w:r>
    </w:p>
    <w:p w14:paraId="1156FDDF" w14:textId="77777777" w:rsidR="00171BAB" w:rsidRDefault="001F372A">
      <w:pPr>
        <w:pStyle w:val="2"/>
        <w:spacing w:before="200"/>
      </w:pPr>
      <w:bookmarkStart w:id="24" w:name="_Toc132984018"/>
      <w:r>
        <w:t>2.1 Построение графиков функций по набору данных</w:t>
      </w:r>
      <w:bookmarkEnd w:id="24"/>
    </w:p>
    <w:p w14:paraId="51560B29" w14:textId="77777777" w:rsidR="00171BAB" w:rsidRDefault="001F372A">
      <w:r>
        <w:t xml:space="preserve">В научных исследованиях при решении практических задач всегда рассматривают изменения одних величин в зависимости от изменений </w:t>
      </w:r>
      <w:r>
        <w:lastRenderedPageBreak/>
        <w:t>других. Взаимосвязь изменяемых величин в математике описывают с помощью функций.</w:t>
      </w:r>
    </w:p>
    <w:p w14:paraId="6CF6F1BE" w14:textId="77777777" w:rsidR="00171BAB" w:rsidRDefault="001F372A">
      <w:r>
        <w:t xml:space="preserve">Пусть существует некоторый закон f, по которому каждому числовому значению переменной x ставится в соответствие единственное определенное числовое значение другой переменной y. Такой закон называется функцией от x и символически записывается в виде y=f(x). </w:t>
      </w:r>
    </w:p>
    <w:p w14:paraId="58A4FBA9" w14:textId="77777777" w:rsidR="00171BAB" w:rsidRDefault="001F372A">
      <w:r>
        <w:t xml:space="preserve">При этом переменную x называют независимой переменной или аргументом, переменную y – зависимой переменной или функцией. Буква f в записи y = f(x) обозначает правило или совокупность действий, которые нужно произвести над значением аргумента x, чтобы получить значение функции y. </w:t>
      </w:r>
    </w:p>
    <w:p w14:paraId="4C576320" w14:textId="77777777" w:rsidR="00171BAB" w:rsidRDefault="001F372A">
      <w:r>
        <w:t xml:space="preserve">Согласно определению функции, каждому числовому значению переменной x должно ставиться в соответствие единственное числовое значение другой переменной y. Чтобы подчеркнуть эту особенность, такую функцию называют однозначной. Но существуют также функции, в которых одному значению аргумента соответствуют два и более значений функции. Такие функции называются многозначными. </w:t>
      </w:r>
    </w:p>
    <w:p w14:paraId="4F82AF92" w14:textId="354D93F8" w:rsidR="00171BAB" w:rsidRDefault="001F372A">
      <w:pPr>
        <w:pStyle w:val="2"/>
        <w:spacing w:before="200"/>
        <w:rPr>
          <w:lang w:val="ru-RU"/>
        </w:rPr>
      </w:pPr>
      <w:bookmarkStart w:id="25" w:name="_Toc132984019"/>
      <w:r>
        <w:t xml:space="preserve">2.2 Способы задания </w:t>
      </w:r>
      <w:r w:rsidR="006B2C92">
        <w:rPr>
          <w:lang w:val="ru-RU"/>
        </w:rPr>
        <w:t xml:space="preserve">дискретных </w:t>
      </w:r>
      <w:r>
        <w:t>функций</w:t>
      </w:r>
      <w:bookmarkEnd w:id="25"/>
    </w:p>
    <w:p w14:paraId="7C3265AF" w14:textId="3C01D7DE" w:rsidR="006B2C92" w:rsidRPr="006B2C92" w:rsidRDefault="006B2C92" w:rsidP="006B2C92">
      <w:pPr>
        <w:rPr>
          <w:lang w:val="ru-RU"/>
        </w:rPr>
      </w:pPr>
      <w:r w:rsidRPr="006B2C92">
        <w:rPr>
          <w:lang w:val="ru-RU"/>
        </w:rPr>
        <w:t>Функции, заданные только в некоторых точках оси</w:t>
      </w:r>
      <w:r>
        <w:rPr>
          <w:lang w:val="ru-RU"/>
        </w:rPr>
        <w:t xml:space="preserve">, </w:t>
      </w:r>
      <w:r w:rsidRPr="006B2C92">
        <w:rPr>
          <w:lang w:val="ru-RU"/>
        </w:rPr>
        <w:t>называются дискретными.</w:t>
      </w:r>
    </w:p>
    <w:p w14:paraId="639651EC" w14:textId="77777777" w:rsidR="00171BAB" w:rsidRDefault="001F372A">
      <w:r>
        <w:t xml:space="preserve">Существуют аналитический, табличный и графический способы задания функции. </w:t>
      </w:r>
    </w:p>
    <w:p w14:paraId="18D1BB6E" w14:textId="77777777" w:rsidR="00171BAB" w:rsidRDefault="001F372A">
      <w:r>
        <w:t xml:space="preserve">Аналитический способ представляет собой задание функции с помощью формулы. Это самый удобный способ, так как формулу можно исследовать по полной программе. К сожалению, далеко не всегда изменения одних величин в зависимости от изменений других могут быть описаны в виде формулы. </w:t>
      </w:r>
    </w:p>
    <w:p w14:paraId="411025A1" w14:textId="77777777" w:rsidR="00171BAB" w:rsidRDefault="001F372A">
      <w:r>
        <w:lastRenderedPageBreak/>
        <w:t xml:space="preserve">При табличном способе задания в определенном порядке выписываются значения аргумента x1​, x2​, …, xn ​и соответствующие значения функции y1 , y2​, …, yn ​. В таком виде часто получают функции во время измерительных экспериментов. Кроме того, таблицы значений разнообразных специальных функций мы можем видеть в справочниках. </w:t>
      </w:r>
    </w:p>
    <w:p w14:paraId="238073F2" w14:textId="77777777" w:rsidR="00171BAB" w:rsidRDefault="001F372A">
      <w:r>
        <w:t>Кроме аналитического и табличного способов задания функции, существует еще и графический, который позволяет «увидеть» функцию.</w:t>
      </w:r>
    </w:p>
    <w:p w14:paraId="11ECD851" w14:textId="77777777" w:rsidR="00171BAB" w:rsidRDefault="001F372A">
      <w:r>
        <w:t xml:space="preserve">Графиком функции y=f(x) называется множество всех точек плоскости, для которых значения аргумента принадлежат области определения функции, а ординаты равны соответствующим значениям из области значений функции. Другими словами, график функции y= f(x) – это множество всех точек плоскости, координаты x, у которых удовлетворяют соотношению y=f(x). </w:t>
      </w:r>
    </w:p>
    <w:p w14:paraId="46336741" w14:textId="77777777" w:rsidR="00171BAB" w:rsidRDefault="001F372A">
      <w:r>
        <w:t xml:space="preserve">Графики позволяют выполнять предварительный визуальный анализ функций, дают возможность видеть характерные особенности их поведения. При этом можно обнаружить такие характерные свойства функций, как монотонность, ограниченность, четность или нечетность, а также периодичность. </w:t>
      </w:r>
    </w:p>
    <w:p w14:paraId="3D0CFB8F" w14:textId="048B04FD" w:rsidR="00171BAB" w:rsidRDefault="001F372A">
      <w:pPr>
        <w:pStyle w:val="2"/>
        <w:spacing w:before="200"/>
        <w:rPr>
          <w:lang w:val="ru-RU"/>
        </w:rPr>
      </w:pPr>
      <w:bookmarkStart w:id="26" w:name="_Toc132984020"/>
      <w:r>
        <w:t xml:space="preserve">2.3 </w:t>
      </w:r>
      <w:r w:rsidR="00F170FD">
        <w:rPr>
          <w:lang w:val="ru-RU"/>
        </w:rPr>
        <w:t>Анализ спектральных графиков тремора рук</w:t>
      </w:r>
      <w:bookmarkEnd w:id="26"/>
    </w:p>
    <w:p w14:paraId="0EDE01D6" w14:textId="77777777" w:rsidR="00F170FD" w:rsidRDefault="00F170FD" w:rsidP="00F170FD">
      <w:pPr>
        <w:rPr>
          <w:lang w:val="ru-RU"/>
        </w:rPr>
      </w:pPr>
      <w:r w:rsidRPr="00F170FD">
        <w:rPr>
          <w:lang w:val="ru-RU"/>
        </w:rPr>
        <w:t xml:space="preserve">Спектральный график тремора рук — это график, который показывает, какие частоты колебаний преобладают в треморе рук. </w:t>
      </w:r>
    </w:p>
    <w:p w14:paraId="4186008F" w14:textId="778F4053" w:rsidR="00F170FD" w:rsidRPr="00F170FD" w:rsidRDefault="00F170FD" w:rsidP="00F170FD">
      <w:pPr>
        <w:rPr>
          <w:lang w:val="ru-RU"/>
        </w:rPr>
      </w:pPr>
      <w:r w:rsidRPr="00F170FD">
        <w:rPr>
          <w:lang w:val="ru-RU"/>
        </w:rPr>
        <w:t xml:space="preserve">Анализ спектральных графиков тремора рук — это метод исследования, который используется для изучения характеристик тремора рук. </w:t>
      </w:r>
      <w:r>
        <w:rPr>
          <w:lang w:val="ru-RU"/>
        </w:rPr>
        <w:t>Этот метод</w:t>
      </w:r>
      <w:r w:rsidRPr="00F170FD">
        <w:rPr>
          <w:lang w:val="ru-RU"/>
        </w:rPr>
        <w:t xml:space="preserve"> позволяет определить частоту и амплитуду колебаний, а также их длительность и характер.</w:t>
      </w:r>
    </w:p>
    <w:p w14:paraId="644B12CF" w14:textId="7345D142" w:rsidR="00F170FD" w:rsidRDefault="00F170FD" w:rsidP="00F170FD">
      <w:pPr>
        <w:rPr>
          <w:lang w:val="ru-RU"/>
        </w:rPr>
      </w:pPr>
      <w:r>
        <w:rPr>
          <w:lang w:val="ru-RU"/>
        </w:rPr>
        <w:t>Данный</w:t>
      </w:r>
      <w:r w:rsidRPr="00F170FD">
        <w:rPr>
          <w:lang w:val="ru-RU"/>
        </w:rPr>
        <w:t xml:space="preserve"> метод исследования может быть полезен для диагностики и оценки тяжести тремора рук, а также для оценки эффективности лечения. Он может использоваться в клинической практике, а также в научных </w:t>
      </w:r>
      <w:r w:rsidRPr="00F170FD">
        <w:rPr>
          <w:lang w:val="ru-RU"/>
        </w:rPr>
        <w:lastRenderedPageBreak/>
        <w:t>исследованиях для изучения механизмов тремора рук и разработки новых методов лечения.</w:t>
      </w:r>
    </w:p>
    <w:p w14:paraId="6E236944" w14:textId="77777777" w:rsidR="00F170FD" w:rsidRPr="00F170FD" w:rsidRDefault="00F170FD" w:rsidP="00F170FD">
      <w:pPr>
        <w:rPr>
          <w:lang w:val="ru-RU"/>
        </w:rPr>
      </w:pPr>
      <w:r w:rsidRPr="00F170FD">
        <w:rPr>
          <w:lang w:val="ru-RU"/>
        </w:rPr>
        <w:t xml:space="preserve">Как и любые другие методы сравнения, методы сравнения спектральных графиков тремора рук могут быть качественными и количественными. </w:t>
      </w:r>
    </w:p>
    <w:p w14:paraId="557C7715" w14:textId="77777777" w:rsidR="00F170FD" w:rsidRPr="00F170FD" w:rsidRDefault="00F170FD" w:rsidP="00F170FD">
      <w:pPr>
        <w:rPr>
          <w:lang w:val="ru-RU"/>
        </w:rPr>
      </w:pPr>
      <w:r w:rsidRPr="00F170FD">
        <w:rPr>
          <w:lang w:val="ru-RU"/>
        </w:rPr>
        <w:t>Качественные методы сравнения спектральных графиков тремора рук включают в себя визуальное сравнение графиков. Этот метод основан на опыте и экспертизе врача, который может определить, насколько похожи два графика. Врач может оценить, насколько одинаковы частоты и амплитуды тремора, а также наличие каких-либо особенностей в графиках, таких как наличие пиков или изменение формы графика.</w:t>
      </w:r>
    </w:p>
    <w:p w14:paraId="6E4FEBE9" w14:textId="77777777" w:rsidR="00F170FD" w:rsidRDefault="00F170FD" w:rsidP="00F170FD">
      <w:pPr>
        <w:rPr>
          <w:lang w:val="ru-RU"/>
        </w:rPr>
      </w:pPr>
      <w:r w:rsidRPr="00F170FD">
        <w:rPr>
          <w:lang w:val="ru-RU"/>
        </w:rPr>
        <w:t xml:space="preserve">Количественные методы сравнения спектральных графиков тремора рук включают в себя использование математических алгоритмов для анализа графиков. </w:t>
      </w:r>
    </w:p>
    <w:p w14:paraId="1ADB8516" w14:textId="35116736" w:rsidR="00F170FD" w:rsidRPr="00F170FD" w:rsidRDefault="00F170FD" w:rsidP="00F170FD">
      <w:pPr>
        <w:rPr>
          <w:lang w:val="ru-RU"/>
        </w:rPr>
      </w:pPr>
      <w:r w:rsidRPr="00F170FD">
        <w:rPr>
          <w:lang w:val="ru-RU"/>
        </w:rPr>
        <w:t xml:space="preserve">Один из таких методов </w:t>
      </w:r>
      <w:r w:rsidRPr="00F170FD">
        <w:rPr>
          <w:lang w:val="ru-RU"/>
        </w:rPr>
        <w:t>— это</w:t>
      </w:r>
      <w:r w:rsidRPr="00F170FD">
        <w:rPr>
          <w:lang w:val="ru-RU"/>
        </w:rPr>
        <w:t xml:space="preserve"> вычисление коэффициента корреляции между двумя графиками. Коэффициент корреляции показывает, насколько два графика похожи друг на друга. Чем ближе коэффициент корреляции к 1, тем более похожи графики. </w:t>
      </w:r>
    </w:p>
    <w:p w14:paraId="426528CE" w14:textId="24F0B58B" w:rsidR="00F170FD" w:rsidRDefault="00F170FD" w:rsidP="00F170FD">
      <w:r>
        <w:t xml:space="preserve">Другой алгоритм </w:t>
      </w:r>
      <w:r>
        <w:t>— это</w:t>
      </w:r>
      <w:r>
        <w:t xml:space="preserve"> метод наименьших квадратов, который используется для аппроксимации графика с помощью линейной или нелинейной функции. Этот метод позволяет оценить параметры функции, которая наилучшим образом соответствует графику.</w:t>
      </w:r>
    </w:p>
    <w:p w14:paraId="370F06D2" w14:textId="679731C6" w:rsidR="00F170FD" w:rsidRPr="00F170FD" w:rsidRDefault="00F170FD" w:rsidP="00F170FD">
      <w:pPr>
        <w:rPr>
          <w:lang w:val="ru-RU"/>
        </w:rPr>
      </w:pPr>
      <w:r>
        <w:rPr>
          <w:lang w:val="ru-RU"/>
        </w:rPr>
        <w:t xml:space="preserve">Еще один метод </w:t>
      </w:r>
      <w:r w:rsidRPr="00F170FD">
        <w:rPr>
          <w:lang w:val="ru-RU"/>
        </w:rPr>
        <w:t>— это</w:t>
      </w:r>
      <w:r w:rsidRPr="00F170FD">
        <w:rPr>
          <w:lang w:val="ru-RU"/>
        </w:rPr>
        <w:t xml:space="preserve"> использование спектральных анализаторов, которые позволяют сравнивать спектры частот двух графиков. Спектральный анализатор может вычислить среднее значение и стандартное отклонение для каждой частоты в спектре. Затем можно сравнить эти значения для двух графиков и определить, насколько они похожи друг на друга.</w:t>
      </w:r>
    </w:p>
    <w:p w14:paraId="0F56EF01" w14:textId="56BA61D1" w:rsidR="00F170FD" w:rsidRPr="00F170FD" w:rsidRDefault="00F170FD" w:rsidP="00F170FD">
      <w:pPr>
        <w:rPr>
          <w:lang w:val="ru-RU"/>
        </w:rPr>
      </w:pPr>
      <w:r>
        <w:rPr>
          <w:lang w:val="ru-RU"/>
        </w:rPr>
        <w:lastRenderedPageBreak/>
        <w:t>Может использоваться</w:t>
      </w:r>
      <w:r w:rsidRPr="00F170FD">
        <w:rPr>
          <w:lang w:val="ru-RU"/>
        </w:rPr>
        <w:t xml:space="preserve"> метод главных компонент, который позволяет снизить размерность данных, выделяя наиболее значимые компоненты спектральных графиков. Это позволяет упростить анализ и сравнение данных.</w:t>
      </w:r>
    </w:p>
    <w:p w14:paraId="5B2E3C54" w14:textId="7CEC0AD2" w:rsidR="00F170FD" w:rsidRPr="00F170FD" w:rsidRDefault="00F170FD" w:rsidP="00F170FD">
      <w:pPr>
        <w:rPr>
          <w:lang w:val="ru-RU"/>
        </w:rPr>
      </w:pPr>
      <w:r w:rsidRPr="00F170FD">
        <w:rPr>
          <w:lang w:val="ru-RU"/>
        </w:rPr>
        <w:t>Также используются алгоритмы машинного обучения, такие как метод опорных векторов (SVM) и нейронные сети, которые позволяют классифицировать спектральные графики тремора рук на основе обучающих данных. Это может быть полезно для диагностики и мониторинга заболеваний, связанных с тремором рук.</w:t>
      </w:r>
    </w:p>
    <w:p w14:paraId="570C8F3E" w14:textId="6D1AF8B8" w:rsidR="00F170FD" w:rsidRDefault="00F170FD" w:rsidP="00F170FD">
      <w:r>
        <w:t>Наконец, алгоритмы кластеризации могут использоваться для группировки графиков похожих форм или характеристик. Это может помочь в классификации и анализе больших наборов данных.</w:t>
      </w:r>
    </w:p>
    <w:p w14:paraId="3EC49578" w14:textId="77777777" w:rsidR="00F170FD" w:rsidRDefault="00F170FD" w:rsidP="00F170FD"/>
    <w:p w14:paraId="361B79B6" w14:textId="17E010EC" w:rsidR="00171BAB" w:rsidRPr="002D7EB8" w:rsidRDefault="001F372A" w:rsidP="00F44110">
      <w:pPr>
        <w:rPr>
          <w:lang w:val="ru-RU"/>
        </w:rPr>
      </w:pPr>
      <w:r w:rsidRPr="002D7EB8">
        <w:t>Можно выделить два подхода к решению данной задачи</w:t>
      </w:r>
      <w:r w:rsidR="002D7EB8" w:rsidRPr="002D7EB8">
        <w:rPr>
          <w:lang w:val="ru-RU"/>
        </w:rPr>
        <w:t>:</w:t>
      </w:r>
    </w:p>
    <w:p w14:paraId="57191003" w14:textId="4674C7FD" w:rsidR="00171BAB" w:rsidRDefault="001F372A" w:rsidP="00F44110">
      <w:pPr>
        <w:pStyle w:val="af3"/>
        <w:numPr>
          <w:ilvl w:val="3"/>
          <w:numId w:val="6"/>
        </w:numPr>
        <w:ind w:left="0" w:firstLine="708"/>
      </w:pPr>
      <w:r>
        <w:t xml:space="preserve">Можно построить кривую, не требуя прохождения ее через все имеющиеся точки, в каком-то смысле соответствующей этим точкам. Эта задача аппроксимации. На рисунке 4 ей соответствует темно-серая линия. Черные маркеры – результаты измерений. </w:t>
      </w:r>
    </w:p>
    <w:p w14:paraId="77881535" w14:textId="5D0BDE39" w:rsidR="00171BAB" w:rsidRDefault="001F372A" w:rsidP="00F44110">
      <w:pPr>
        <w:pStyle w:val="af3"/>
        <w:numPr>
          <w:ilvl w:val="3"/>
          <w:numId w:val="6"/>
        </w:numPr>
        <w:ind w:left="0" w:firstLine="708"/>
      </w:pPr>
      <w:r>
        <w:t>Если требовать, чтобы построенная кривая точно проходила через точки, как светло-серая линия на рисунке 4, то это задача интерполяции.</w:t>
      </w:r>
    </w:p>
    <w:p w14:paraId="3AA29574" w14:textId="77777777" w:rsidR="00171BAB" w:rsidRDefault="001F372A">
      <w:pPr>
        <w:ind w:firstLine="0"/>
        <w:jc w:val="center"/>
      </w:pPr>
      <w:r>
        <w:rPr>
          <w:noProof/>
        </w:rPr>
        <w:lastRenderedPageBreak/>
        <w:drawing>
          <wp:inline distT="114300" distB="114300" distL="114300" distR="114300" wp14:anchorId="2DF9FF62" wp14:editId="6AC717AF">
            <wp:extent cx="5121113" cy="3142501"/>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121113" cy="3142501"/>
                    </a:xfrm>
                    <a:prstGeom prst="rect">
                      <a:avLst/>
                    </a:prstGeom>
                    <a:ln/>
                  </pic:spPr>
                </pic:pic>
              </a:graphicData>
            </a:graphic>
          </wp:inline>
        </w:drawing>
      </w:r>
    </w:p>
    <w:p w14:paraId="0A4C5F15" w14:textId="77777777" w:rsidR="00171BAB" w:rsidRDefault="001F372A">
      <w:pPr>
        <w:spacing w:after="200"/>
        <w:ind w:firstLine="0"/>
        <w:jc w:val="center"/>
      </w:pPr>
      <w:r>
        <w:t>Рисунок 4 – Представление функции в графическом виде</w:t>
      </w:r>
    </w:p>
    <w:p w14:paraId="2EE8573C" w14:textId="77777777" w:rsidR="00171BAB" w:rsidRDefault="001F372A">
      <w:pPr>
        <w:pStyle w:val="3"/>
      </w:pPr>
      <w:bookmarkStart w:id="27" w:name="_Toc132984021"/>
      <w:r>
        <w:t>2.3.1 Аппроксимация</w:t>
      </w:r>
      <w:bookmarkEnd w:id="27"/>
    </w:p>
    <w:p w14:paraId="226771E4" w14:textId="77777777" w:rsidR="00171BAB" w:rsidRDefault="001F372A">
      <w:r>
        <w:t xml:space="preserve">Аппроксимация (приближение) – научный метод, состоящий в замене объектов более простыми, но близкими к исходным. </w:t>
      </w:r>
    </w:p>
    <w:p w14:paraId="7588EA2D" w14:textId="77777777" w:rsidR="00171BAB" w:rsidRDefault="001F372A">
      <w:r>
        <w:t>Пусть имеются экспериментальные данные, заданные таблично. Аппроксимация заключается в нахождении гладкой кривой, которая, не обязательно проходя через все узловые точки, наилучшим образом соответствует им. Для экспериментальных данных, полученных в результате измерений, актуально сглаживание случайных ошибок.</w:t>
      </w:r>
    </w:p>
    <w:p w14:paraId="577668F2" w14:textId="3BDB2173" w:rsidR="002D7EB8" w:rsidRDefault="002D7EB8" w:rsidP="00B53148">
      <w:r>
        <w:t>В инженерной деятельности часто возникает необходимость описать в виде функциональной зависимости связь между величинами, заданными таблично или в виде набора точек (</w:t>
      </w:r>
      <w:proofErr w:type="spellStart"/>
      <w:proofErr w:type="gramStart"/>
      <w:r>
        <w:t>xi</w:t>
      </w:r>
      <w:proofErr w:type="spellEnd"/>
      <w:r>
        <w:t xml:space="preserve"> ,</w:t>
      </w:r>
      <w:proofErr w:type="gramEnd"/>
      <w:r>
        <w:t xml:space="preserve"> </w:t>
      </w:r>
      <w:proofErr w:type="spellStart"/>
      <w:r>
        <w:t>yi</w:t>
      </w:r>
      <w:proofErr w:type="spellEnd"/>
      <w:r>
        <w:t xml:space="preserve"> ), где i = 0, ..., n. Как правило, эти табличные данные получены экспериментально и имеют погрешности. При аппроксимации желательно получить относительно простую функциональную зависимость (например, многочлен), которая позволила бы «сгладить» экспериментальные погрешности, вычислять значения функции в</w:t>
      </w:r>
      <w:r>
        <w:rPr>
          <w:lang w:val="ru-RU"/>
        </w:rPr>
        <w:t xml:space="preserve"> </w:t>
      </w:r>
      <w:r>
        <w:t>точках</w:t>
      </w:r>
      <w:r>
        <w:rPr>
          <w:lang w:val="ru-RU"/>
        </w:rPr>
        <w:t>,</w:t>
      </w:r>
      <w:r>
        <w:t xml:space="preserve"> не содержащихся в исходной таблице. Эта </w:t>
      </w:r>
      <w:r>
        <w:lastRenderedPageBreak/>
        <w:t>функциональная зависимость должна с достаточной точностью соответствовать исходной табличной зависимости.</w:t>
      </w:r>
    </w:p>
    <w:p w14:paraId="1E2B0AEC" w14:textId="55CBA888" w:rsidR="00171BAB" w:rsidRDefault="001F372A">
      <w:r>
        <w:t xml:space="preserve">Аппроксимация </w:t>
      </w:r>
      <w:r w:rsidR="002D7EB8">
        <w:rPr>
          <w:lang w:val="ru-RU"/>
        </w:rPr>
        <w:t>методом наименьших квадратов</w:t>
      </w:r>
      <w:r>
        <w:t xml:space="preserve"> полиномами более высоких порядков, чем первый имеет широкую область применения.</w:t>
      </w:r>
      <w:r w:rsidR="002D7EB8">
        <w:rPr>
          <w:lang w:val="ru-RU"/>
        </w:rPr>
        <w:t xml:space="preserve"> </w:t>
      </w:r>
      <w:r>
        <w:t>Повышение степени полинома улучшает качество аппроксимации. Возникает желание применять полином более высокого порядка, однако повышение степени полинома приводит к обратному результату [7].</w:t>
      </w:r>
    </w:p>
    <w:p w14:paraId="3BFA8BF8" w14:textId="68301C19" w:rsidR="00171BAB" w:rsidRDefault="001F372A">
      <w:pPr>
        <w:pStyle w:val="3"/>
      </w:pPr>
      <w:bookmarkStart w:id="28" w:name="_Toc132984022"/>
      <w:r>
        <w:t>2.3.</w:t>
      </w:r>
      <w:r w:rsidR="002D7EB8">
        <w:rPr>
          <w:lang w:val="ru-RU"/>
        </w:rPr>
        <w:t>2</w:t>
      </w:r>
      <w:r>
        <w:t xml:space="preserve"> Скользящее среднее</w:t>
      </w:r>
      <w:bookmarkEnd w:id="28"/>
    </w:p>
    <w:p w14:paraId="15D86EEE" w14:textId="77777777" w:rsidR="00171BAB" w:rsidRDefault="001F372A">
      <w:r>
        <w:t xml:space="preserve">Исходные данные, полученные при проведении процедуры измерения параметров тремора, можно считать временным рядом. Временным рядом называется последовательность значений, изменяемых во времени.  </w:t>
      </w:r>
    </w:p>
    <w:p w14:paraId="2B245F07" w14:textId="77777777" w:rsidR="00171BAB" w:rsidRDefault="001F372A">
      <w:r>
        <w:t>При анализе часто встречаются ряды, которые имеют «шум», т.е. случайные вариации в той или иной форме.</w:t>
      </w:r>
    </w:p>
    <w:p w14:paraId="2D5E5CB8" w14:textId="77777777" w:rsidR="00171BAB" w:rsidRDefault="001F372A">
      <w:r>
        <w:t xml:space="preserve">Ряды являются распространенной и важной формой описания данных, так как позволяют наблюдать всю историю изменения интересующего значения. Это даёт возможность судить о «типичном» поведении величины и об отклонениях от такого поведения. При работе с рядами наличие шума часто затрудняет анализ структуры ряда. Чтобы исключить его влияние и лучше увидеть структуру ряда, можно использовать методы сглаживания рядов [8]. </w:t>
      </w:r>
    </w:p>
    <w:p w14:paraId="1817DC22" w14:textId="77777777" w:rsidR="00171BAB" w:rsidRDefault="001F372A">
      <w:r>
        <w:t>Модель скользящего среднего – это, вероятно, самый наивный подход к моделированию временных рядов. Эта модель просто утверждает, что следующее наблюдение является средним значением всех прошлых наблюдений.</w:t>
      </w:r>
    </w:p>
    <w:p w14:paraId="6664BD4C" w14:textId="77777777" w:rsidR="00171BAB" w:rsidRDefault="001F372A">
      <w:r>
        <w:t>Несмотря на простоту, эта модель может быть на удивление хорошей и представляет собой хорошую отправную точку [9].</w:t>
      </w:r>
    </w:p>
    <w:p w14:paraId="41BEE83F" w14:textId="77777777" w:rsidR="00171BAB" w:rsidRDefault="001F372A">
      <w:r>
        <w:lastRenderedPageBreak/>
        <w:t>Рассмотрим множество n наблюдений и k - размер окна для определения среднего в любой момент времени t. Затем список скользящих средних вычисляется путем первоначального взятия среднего значения первых k наблюдений, присутствующих в текущем окне, и сохранения его в списке. Теперь окно расширяется в соответствии с условием определения скользящей средней и снова вычисляется среднее значение элементов, присутствующих в окне, и сохраняется в списке. Этот процесс продолжается до тех пор, пока окно не достигнет конца набора.</w:t>
      </w:r>
    </w:p>
    <w:p w14:paraId="53E09858" w14:textId="77777777" w:rsidR="00171BAB" w:rsidRDefault="001F372A">
      <w:r>
        <w:t>Рассмотрим пример. Дан список из пяти целых чисел arr=[1, 2, 3, 7, 9] и нам нужно вычислить скользящие средние списка с размером окна, указанным как 3. Сначала мы рассчитаем среднее значение первых 3 элементов, и оно будет сохранено как первое скользящее среднее. Затем окно будет сдвинуто на одну позицию вправо, и снова среднее значение элементов, присутствующих в окне, будет вычислено и сохранено в списке. Аналогично, процесс будет повторяться до тех пор, пока окно не достигнет последнего элемента массива. На рисунке 6 представлен вышеупомянутый подход [10].</w:t>
      </w:r>
    </w:p>
    <w:p w14:paraId="6A41518A" w14:textId="77777777" w:rsidR="00171BAB" w:rsidRDefault="001F372A">
      <w:pPr>
        <w:ind w:firstLine="0"/>
        <w:jc w:val="center"/>
      </w:pPr>
      <w:r>
        <w:rPr>
          <w:noProof/>
        </w:rPr>
        <w:drawing>
          <wp:inline distT="114300" distB="114300" distL="114300" distR="114300" wp14:anchorId="7D1D6AA0" wp14:editId="6C906C11">
            <wp:extent cx="5454488" cy="3103415"/>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r="6644" b="6976"/>
                    <a:stretch>
                      <a:fillRect/>
                    </a:stretch>
                  </pic:blipFill>
                  <pic:spPr>
                    <a:xfrm>
                      <a:off x="0" y="0"/>
                      <a:ext cx="5454488" cy="3103415"/>
                    </a:xfrm>
                    <a:prstGeom prst="rect">
                      <a:avLst/>
                    </a:prstGeom>
                    <a:ln/>
                  </pic:spPr>
                </pic:pic>
              </a:graphicData>
            </a:graphic>
          </wp:inline>
        </w:drawing>
      </w:r>
    </w:p>
    <w:p w14:paraId="66E218B6" w14:textId="77777777" w:rsidR="00171BAB" w:rsidRDefault="001F372A">
      <w:pPr>
        <w:ind w:firstLine="0"/>
        <w:jc w:val="center"/>
      </w:pPr>
      <w:r>
        <w:t>Рисунок 6 – Скользящее среднее</w:t>
      </w:r>
    </w:p>
    <w:p w14:paraId="0ADAE872" w14:textId="77777777" w:rsidR="00171BAB" w:rsidRDefault="001F372A">
      <w:pPr>
        <w:pStyle w:val="4"/>
      </w:pPr>
      <w:r>
        <w:lastRenderedPageBreak/>
        <w:t>2.3.3.1 Простое скользьзящее среднее</w:t>
      </w:r>
    </w:p>
    <w:p w14:paraId="0B14073A" w14:textId="77777777" w:rsidR="00171BAB" w:rsidRDefault="001F372A">
      <w:r>
        <w:t>SMA рассчитывается путем принятия невзвешенного среднего из k (размер окна) наблюдений в то время, которое присутствует в текущем окне. Вычисляется по формуле:</w:t>
      </w:r>
    </w:p>
    <w:p w14:paraId="1A65FD30" w14:textId="77777777" w:rsidR="00171BAB" w:rsidRDefault="00BC040D">
      <w:pPr>
        <w:jc w:val="center"/>
      </w:pPr>
      <m:oMath>
        <m:sSub>
          <m:sSubPr>
            <m:ctrlPr>
              <w:rPr>
                <w:rFonts w:ascii="Cambria Math" w:hAnsi="Cambria Math"/>
              </w:rPr>
            </m:ctrlPr>
          </m:sSubPr>
          <m:e>
            <m:r>
              <w:rPr>
                <w:rFonts w:ascii="Cambria Math" w:hAnsi="Cambria Math"/>
              </w:rPr>
              <m:t>SMA</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k</m:t>
            </m:r>
          </m:den>
        </m:f>
        <m:r>
          <w:rPr>
            <w:rFonts w:ascii="Cambria Math" w:hAnsi="Cambria Math"/>
          </w:rPr>
          <m:t>*</m:t>
        </m:r>
        <m:nary>
          <m:naryPr>
            <m:chr m:val="∑"/>
            <m:ctrlPr>
              <w:rPr>
                <w:rFonts w:ascii="Cambria Math" w:hAnsi="Cambria Math"/>
              </w:rPr>
            </m:ctrlPr>
          </m:naryPr>
          <m:sub>
            <m:r>
              <w:rPr>
                <w:rFonts w:ascii="Cambria Math" w:hAnsi="Cambria Math"/>
              </w:rPr>
              <m:t>i=n-k+1</m:t>
            </m:r>
          </m:sub>
          <m:sup>
            <m:r>
              <w:rPr>
                <w:rFonts w:ascii="Cambria Math" w:hAnsi="Cambria Math"/>
              </w:rPr>
              <m:t>n</m:t>
            </m:r>
          </m:sup>
          <m:e/>
        </m:nary>
        <m:sSub>
          <m:sSubPr>
            <m:ctrlPr>
              <w:rPr>
                <w:rFonts w:ascii="Cambria Math" w:hAnsi="Cambria Math"/>
              </w:rPr>
            </m:ctrlPr>
          </m:sSubPr>
          <m:e>
            <m:r>
              <w:rPr>
                <w:rFonts w:ascii="Cambria Math" w:hAnsi="Cambria Math"/>
              </w:rPr>
              <m:t>a</m:t>
            </m:r>
          </m:e>
          <m:sub>
            <m:r>
              <w:rPr>
                <w:rFonts w:ascii="Cambria Math" w:hAnsi="Cambria Math"/>
              </w:rPr>
              <m:t>i</m:t>
            </m:r>
          </m:sub>
        </m:sSub>
      </m:oMath>
      <w:r w:rsidR="001F372A">
        <w:t>, где</w:t>
      </w:r>
    </w:p>
    <w:p w14:paraId="55AEC7FE" w14:textId="77777777" w:rsidR="00171BAB" w:rsidRDefault="001F372A">
      <w:r>
        <w:t>SMA</w:t>
      </w:r>
      <w:r>
        <w:rPr>
          <w:vertAlign w:val="subscript"/>
        </w:rPr>
        <w:t>k</w:t>
      </w:r>
      <w:r>
        <w:t xml:space="preserve"> – Простая скользящая средняя,</w:t>
      </w:r>
    </w:p>
    <w:p w14:paraId="2D3B45E6" w14:textId="77777777" w:rsidR="00171BAB" w:rsidRDefault="001F372A">
      <w:r>
        <w:t>k – размер окна,</w:t>
      </w:r>
    </w:p>
    <w:p w14:paraId="55F54E3D" w14:textId="77777777" w:rsidR="00171BAB" w:rsidRDefault="001F372A">
      <w:r>
        <w:t>a</w:t>
      </w:r>
      <w:r>
        <w:rPr>
          <w:vertAlign w:val="subscript"/>
        </w:rPr>
        <w:t xml:space="preserve">i </w:t>
      </w:r>
      <w:r>
        <w:t>– i-й элемент множества наблюдений.</w:t>
      </w:r>
    </w:p>
    <w:p w14:paraId="3EC75127" w14:textId="77777777" w:rsidR="00171BAB" w:rsidRDefault="001F372A">
      <w:pPr>
        <w:pStyle w:val="4"/>
      </w:pPr>
      <w:r>
        <w:t>2.3.3.2 Экспоненциальное скользящее среднее</w:t>
      </w:r>
    </w:p>
    <w:p w14:paraId="7F811A95" w14:textId="77777777" w:rsidR="00171BAB" w:rsidRDefault="001F372A">
      <w:r>
        <w:t>EMA рассчитывается путем взятия средневзвешенного значения наблюдений за один раз. Вес наблюдения экспоненциально уменьшается со временем. Он используется для анализа последних изменений. Вычисляется по формуле:</w:t>
      </w:r>
    </w:p>
    <w:p w14:paraId="16E5C908" w14:textId="77777777" w:rsidR="00171BAB" w:rsidRDefault="00BC040D">
      <w:pPr>
        <w:jc w:val="center"/>
      </w:pPr>
      <m:oMath>
        <m:sSub>
          <m:sSubPr>
            <m:ctrlPr>
              <w:rPr>
                <w:rFonts w:ascii="Cambria Math" w:hAnsi="Cambria Math"/>
              </w:rPr>
            </m:ctrlPr>
          </m:sSubPr>
          <m:e>
            <m:r>
              <w:rPr>
                <w:rFonts w:ascii="Cambria Math" w:hAnsi="Cambria Math"/>
              </w:rPr>
              <m:t>EMA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(1 -) </m:t>
        </m:r>
        <m:sSub>
          <m:sSubPr>
            <m:ctrlPr>
              <w:rPr>
                <w:rFonts w:ascii="Cambria Math" w:hAnsi="Cambria Math"/>
              </w:rPr>
            </m:ctrlPr>
          </m:sSubPr>
          <m:e>
            <m:r>
              <w:rPr>
                <w:rFonts w:ascii="Cambria Math" w:hAnsi="Cambria Math"/>
              </w:rPr>
              <m:t>EMA</m:t>
            </m:r>
          </m:e>
          <m:sub>
            <m:r>
              <w:rPr>
                <w:rFonts w:ascii="Cambria Math" w:hAnsi="Cambria Math"/>
              </w:rPr>
              <m:t>t</m:t>
            </m:r>
          </m:sub>
        </m:sSub>
        <m:r>
          <w:rPr>
            <w:rFonts w:ascii="Cambria Math" w:hAnsi="Cambria Math"/>
          </w:rPr>
          <m:t>-1,</m:t>
        </m:r>
      </m:oMath>
      <w:r w:rsidR="001F372A">
        <w:t xml:space="preserve"> где</w:t>
      </w:r>
    </w:p>
    <w:p w14:paraId="085DF7F9" w14:textId="77777777" w:rsidR="00171BAB" w:rsidRDefault="00BC040D">
      <w:pPr>
        <w:ind w:firstLine="700"/>
      </w:pPr>
      <m:oMath>
        <m:sSub>
          <m:sSubPr>
            <m:ctrlPr>
              <w:rPr>
                <w:rFonts w:ascii="Cambria Math" w:hAnsi="Cambria Math"/>
              </w:rPr>
            </m:ctrlPr>
          </m:sSubPr>
          <m:e>
            <m:r>
              <w:rPr>
                <w:rFonts w:ascii="Cambria Math" w:hAnsi="Cambria Math"/>
              </w:rPr>
              <m:t>EMA</m:t>
            </m:r>
          </m:e>
          <m:sub>
            <m:r>
              <w:rPr>
                <w:rFonts w:ascii="Cambria Math" w:hAnsi="Cambria Math"/>
              </w:rPr>
              <m:t>t</m:t>
            </m:r>
          </m:sub>
        </m:sSub>
      </m:oMath>
      <w:r w:rsidR="001F372A">
        <w:t>– экспоненциальная скользящая средняя в момент времени,</w:t>
      </w:r>
    </w:p>
    <w:p w14:paraId="17FECA8D" w14:textId="77777777" w:rsidR="00171BAB" w:rsidRDefault="001F372A">
      <w:pPr>
        <w:ind w:firstLine="700"/>
      </w:pPr>
      <w:r>
        <w:t>α – степень уменьшения веса наблюдения со временем,</w:t>
      </w:r>
    </w:p>
    <w:p w14:paraId="24AD3474" w14:textId="20B582CA" w:rsidR="00171BAB" w:rsidRDefault="00BC040D">
      <w:pPr>
        <w:shd w:val="clear" w:color="auto" w:fill="FFFFFF"/>
        <w:ind w:firstLine="700"/>
      </w:pPr>
      <m:oMath>
        <m:sSub>
          <m:sSubPr>
            <m:ctrlPr>
              <w:rPr>
                <w:rFonts w:ascii="Cambria Math" w:hAnsi="Cambria Math"/>
              </w:rPr>
            </m:ctrlPr>
          </m:sSubPr>
          <m:e>
            <m:r>
              <w:rPr>
                <w:rFonts w:ascii="Cambria Math" w:hAnsi="Cambria Math"/>
              </w:rPr>
              <m:t>t</m:t>
            </m:r>
          </m:e>
          <m:sub/>
        </m:sSub>
      </m:oMath>
      <w:r w:rsidR="001F372A">
        <w:t xml:space="preserve"> – наблюдение в момент времени t [10].</w:t>
      </w:r>
    </w:p>
    <w:p w14:paraId="6E6741EB" w14:textId="20DCADDF" w:rsidR="00210BBE" w:rsidRPr="00210BBE" w:rsidRDefault="00210BBE" w:rsidP="00210BBE">
      <w:pPr>
        <w:pStyle w:val="3"/>
        <w:rPr>
          <w:lang w:val="ru-RU"/>
        </w:rPr>
      </w:pPr>
      <w:bookmarkStart w:id="29" w:name="_Toc132984023"/>
      <w:r w:rsidRPr="00210BBE">
        <w:rPr>
          <w:lang w:val="ru-RU"/>
        </w:rPr>
        <w:t xml:space="preserve">2.3.3 </w:t>
      </w:r>
      <w:r>
        <w:rPr>
          <w:lang w:val="ru-RU"/>
        </w:rPr>
        <w:t>Метод главных компонент</w:t>
      </w:r>
      <w:bookmarkEnd w:id="29"/>
    </w:p>
    <w:p w14:paraId="23C20695" w14:textId="77777777" w:rsidR="00171BAB" w:rsidRDefault="001F372A">
      <w:pPr>
        <w:pStyle w:val="2"/>
        <w:spacing w:before="200"/>
      </w:pPr>
      <w:bookmarkStart w:id="30" w:name="_Toc132984024"/>
      <w:r>
        <w:t>2.4 Методы оценки точности (достоверности)</w:t>
      </w:r>
      <w:bookmarkEnd w:id="30"/>
    </w:p>
    <w:p w14:paraId="65833DB2" w14:textId="77777777" w:rsidR="00171BAB" w:rsidRDefault="001F372A">
      <w:r>
        <w:t>2.4.1 Критерий корреляции Пирсона</w:t>
      </w:r>
    </w:p>
    <w:p w14:paraId="76E2BF03" w14:textId="77777777" w:rsidR="00171BAB" w:rsidRDefault="001F372A">
      <w:r>
        <w:t>​Критерий корреляции Пирсона – это метод параметрической статистики, позволяющий определить наличие или отсутствие линейной связи между двумя количественными показателями, а также оценить ее тесноту и статистическую значимость [11].</w:t>
      </w:r>
    </w:p>
    <w:p w14:paraId="73C6BEC3" w14:textId="77777777" w:rsidR="00171BAB" w:rsidRDefault="001F372A">
      <w:pPr>
        <w:pBdr>
          <w:top w:val="nil"/>
          <w:left w:val="nil"/>
          <w:bottom w:val="nil"/>
          <w:right w:val="nil"/>
          <w:between w:val="nil"/>
        </w:pBdr>
        <w:ind w:firstLine="700"/>
      </w:pPr>
      <w:r>
        <w:t>Коэффициент корреляции Пирсона измеряет линейную связь между переменными. Его значение можно интерпретировать так:</w:t>
      </w:r>
    </w:p>
    <w:p w14:paraId="2A91359A" w14:textId="77777777" w:rsidR="00171BAB" w:rsidRDefault="001F372A">
      <w:pPr>
        <w:numPr>
          <w:ilvl w:val="0"/>
          <w:numId w:val="7"/>
        </w:numPr>
        <w:pBdr>
          <w:top w:val="nil"/>
          <w:left w:val="nil"/>
          <w:bottom w:val="nil"/>
          <w:right w:val="nil"/>
          <w:between w:val="nil"/>
        </w:pBdr>
        <w:ind w:left="0" w:firstLine="708"/>
      </w:pPr>
      <w:r>
        <w:t>+1 - Полная положительная корреляция</w:t>
      </w:r>
    </w:p>
    <w:p w14:paraId="1FC22B0A" w14:textId="77777777" w:rsidR="00171BAB" w:rsidRDefault="001F372A">
      <w:pPr>
        <w:numPr>
          <w:ilvl w:val="0"/>
          <w:numId w:val="7"/>
        </w:numPr>
        <w:pBdr>
          <w:top w:val="nil"/>
          <w:left w:val="nil"/>
          <w:bottom w:val="nil"/>
          <w:right w:val="nil"/>
          <w:between w:val="nil"/>
        </w:pBdr>
        <w:ind w:left="0" w:firstLine="708"/>
      </w:pPr>
      <w:r>
        <w:lastRenderedPageBreak/>
        <w:t>+0,8 - Сильная положительная корреляция</w:t>
      </w:r>
    </w:p>
    <w:p w14:paraId="76F9ED28" w14:textId="77777777" w:rsidR="00171BAB" w:rsidRDefault="001F372A">
      <w:pPr>
        <w:numPr>
          <w:ilvl w:val="0"/>
          <w:numId w:val="7"/>
        </w:numPr>
        <w:pBdr>
          <w:top w:val="nil"/>
          <w:left w:val="nil"/>
          <w:bottom w:val="nil"/>
          <w:right w:val="nil"/>
          <w:between w:val="nil"/>
        </w:pBdr>
        <w:ind w:left="0" w:firstLine="708"/>
      </w:pPr>
      <w:r>
        <w:t>+0.6 - Умеренная положительная корреляция</w:t>
      </w:r>
    </w:p>
    <w:p w14:paraId="6D0BFF28" w14:textId="77777777" w:rsidR="00171BAB" w:rsidRDefault="001F372A">
      <w:pPr>
        <w:numPr>
          <w:ilvl w:val="0"/>
          <w:numId w:val="7"/>
        </w:numPr>
        <w:pBdr>
          <w:top w:val="nil"/>
          <w:left w:val="nil"/>
          <w:bottom w:val="nil"/>
          <w:right w:val="nil"/>
          <w:between w:val="nil"/>
        </w:pBdr>
        <w:ind w:left="0" w:firstLine="708"/>
      </w:pPr>
      <w:r>
        <w:t>0 - никакой корреляции</w:t>
      </w:r>
    </w:p>
    <w:p w14:paraId="00488377" w14:textId="77777777" w:rsidR="00171BAB" w:rsidRDefault="001F372A">
      <w:pPr>
        <w:numPr>
          <w:ilvl w:val="0"/>
          <w:numId w:val="7"/>
        </w:numPr>
        <w:pBdr>
          <w:top w:val="nil"/>
          <w:left w:val="nil"/>
          <w:bottom w:val="nil"/>
          <w:right w:val="nil"/>
          <w:between w:val="nil"/>
        </w:pBdr>
        <w:ind w:left="0" w:firstLine="708"/>
      </w:pPr>
      <w:r>
        <w:t>-0.6 - Умеренная отрицательная корреляция</w:t>
      </w:r>
    </w:p>
    <w:p w14:paraId="78E82F4A" w14:textId="77777777" w:rsidR="00171BAB" w:rsidRDefault="001F372A">
      <w:pPr>
        <w:numPr>
          <w:ilvl w:val="0"/>
          <w:numId w:val="7"/>
        </w:numPr>
        <w:pBdr>
          <w:top w:val="nil"/>
          <w:left w:val="nil"/>
          <w:bottom w:val="nil"/>
          <w:right w:val="nil"/>
          <w:between w:val="nil"/>
        </w:pBdr>
        <w:ind w:left="0" w:firstLine="708"/>
      </w:pPr>
      <w:r>
        <w:t>-0,8 - Сильная отрицательная корреляция</w:t>
      </w:r>
    </w:p>
    <w:p w14:paraId="7E6B1986" w14:textId="77777777" w:rsidR="00171BAB" w:rsidRDefault="001F372A">
      <w:pPr>
        <w:numPr>
          <w:ilvl w:val="0"/>
          <w:numId w:val="7"/>
        </w:numPr>
        <w:pBdr>
          <w:top w:val="nil"/>
          <w:left w:val="nil"/>
          <w:bottom w:val="nil"/>
          <w:right w:val="nil"/>
          <w:between w:val="nil"/>
        </w:pBdr>
        <w:ind w:left="0" w:firstLine="708"/>
      </w:pPr>
      <w:r>
        <w:t>-1 - Полная отрицательная корреляция [12].</w:t>
      </w:r>
    </w:p>
    <w:p w14:paraId="6DBF2AA1" w14:textId="77777777" w:rsidR="00171BAB" w:rsidRDefault="001F372A">
      <w:pPr>
        <w:pBdr>
          <w:top w:val="nil"/>
          <w:left w:val="nil"/>
          <w:bottom w:val="nil"/>
          <w:right w:val="nil"/>
          <w:between w:val="nil"/>
        </w:pBdr>
        <w:spacing w:before="200"/>
        <w:ind w:left="720" w:firstLine="0"/>
      </w:pPr>
      <w:r>
        <w:t>2.4.2 Ковариация</w:t>
      </w:r>
    </w:p>
    <w:p w14:paraId="59D3538E" w14:textId="77777777" w:rsidR="00171BAB" w:rsidRDefault="001F372A">
      <w:pPr>
        <w:pBdr>
          <w:top w:val="nil"/>
          <w:left w:val="nil"/>
          <w:bottom w:val="nil"/>
          <w:right w:val="nil"/>
          <w:between w:val="nil"/>
        </w:pBdr>
      </w:pPr>
      <w:r>
        <w:t>Ковариация — это мера совместной линейной зависимости двух случайных величин. Ковариация может быть как положительной, так и отрицательной. Если большие значения одной переменной в основном соответствуют большим значениям другой переменной или же, наоборот, меньшие значения одной переменной соответствуют меньшим значениям другой переменной, то ковариация положительна. Если большим значениям одной переменной соответствуют меньшие значения другой переменной, ковариация является отрицательной.</w:t>
      </w:r>
    </w:p>
    <w:p w14:paraId="1B394C2D" w14:textId="3E66C377" w:rsidR="00171BAB" w:rsidRDefault="001F372A">
      <w:pPr>
        <w:rPr>
          <w:rFonts w:ascii="Roboto" w:eastAsia="Roboto" w:hAnsi="Roboto" w:cs="Roboto"/>
          <w:color w:val="646464"/>
          <w:sz w:val="23"/>
          <w:szCs w:val="23"/>
        </w:rPr>
      </w:pPr>
      <w:r>
        <w:t>В узком смысле слова под ковариацией понимается среднее произведение отклонений двух переменных от средних [13]</w:t>
      </w:r>
      <w:r>
        <w:rPr>
          <w:rFonts w:ascii="Roboto" w:eastAsia="Roboto" w:hAnsi="Roboto" w:cs="Roboto"/>
          <w:color w:val="646464"/>
          <w:sz w:val="23"/>
          <w:szCs w:val="23"/>
        </w:rPr>
        <w:t>.</w:t>
      </w:r>
    </w:p>
    <w:p w14:paraId="076591D6" w14:textId="783E19A6" w:rsidR="00385FC8" w:rsidRPr="00385FC8" w:rsidRDefault="00385FC8" w:rsidP="00385FC8">
      <w:pPr>
        <w:pStyle w:val="2"/>
        <w:spacing w:before="240"/>
      </w:pPr>
      <w:bookmarkStart w:id="31" w:name="_Toc132984025"/>
      <w:r w:rsidRPr="00385FC8">
        <w:t>2.4 Методы сравнения спектральных графиков</w:t>
      </w:r>
      <w:bookmarkEnd w:id="31"/>
    </w:p>
    <w:p w14:paraId="3F8132E5" w14:textId="77777777" w:rsidR="00385FC8" w:rsidRPr="00385FC8" w:rsidRDefault="00385FC8" w:rsidP="00385FC8">
      <w:r w:rsidRPr="00385FC8">
        <w:t xml:space="preserve">Как и любые другие методы сравнения, методы сравнения спектральных графиков тремора рук могут быть качественными и количественными. </w:t>
      </w:r>
    </w:p>
    <w:p w14:paraId="07FB44EF" w14:textId="77777777" w:rsidR="00385FC8" w:rsidRPr="00385FC8" w:rsidRDefault="00385FC8" w:rsidP="00385FC8">
      <w:r w:rsidRPr="00385FC8">
        <w:t>Качественные методы сравнения спектральных графиков тремора рук включают в себя визуальное сравнение графиков. Этот метод основан на опыте и экспертизе врача, который может определить, насколько похожи два графика. Врач может оценить, насколько одинаковы частоты и амплитуды тремора, а также наличие каких-либо особенностей в графиках, таких как наличие пиков или изменение формы графика.</w:t>
      </w:r>
    </w:p>
    <w:p w14:paraId="3364B5C5" w14:textId="77777777" w:rsidR="00385FC8" w:rsidRPr="00385FC8" w:rsidRDefault="00385FC8" w:rsidP="00385FC8">
      <w:r w:rsidRPr="00385FC8">
        <w:lastRenderedPageBreak/>
        <w:t xml:space="preserve">Количественные методы сравнения спектральных графиков тремора рук включают в себя использование математических алгоритмов для анализа графиков. Один из таких методов </w:t>
      </w:r>
      <w:proofErr w:type="gramStart"/>
      <w:r w:rsidRPr="00385FC8">
        <w:t>- это</w:t>
      </w:r>
      <w:proofErr w:type="gramEnd"/>
      <w:r w:rsidRPr="00385FC8">
        <w:t xml:space="preserve"> вычисление коэффициента корреляции между двумя графиками. Коэффициент корреляции показывает, насколько два графика похожи друг на друга. Чем ближе коэффициент корреляции к 1, тем более похожи графики. </w:t>
      </w:r>
    </w:p>
    <w:p w14:paraId="034DDBF2" w14:textId="1D93FF16" w:rsidR="00385FC8" w:rsidRPr="00385FC8" w:rsidRDefault="00385FC8" w:rsidP="00385FC8">
      <w:r w:rsidRPr="00385FC8">
        <w:t>Другой метод</w:t>
      </w:r>
      <w:r w:rsidR="00B53148">
        <w:rPr>
          <w:lang w:val="ru-RU"/>
        </w:rPr>
        <w:t xml:space="preserve"> — это</w:t>
      </w:r>
      <w:r w:rsidRPr="00385FC8">
        <w:t xml:space="preserve"> использование спектральных анализаторов, которые позволяют сравнивать спектры частот двух графиков. Спектральный анализатор может вычислить среднее значение и стандартное отклонение для каждой частоты в спектре. Затем можно сравнить эти значения для двух графиков и определить, насколько они похожи друг на друга.</w:t>
      </w:r>
    </w:p>
    <w:p w14:paraId="016AF5D0" w14:textId="3AD4FFAE" w:rsidR="00385FC8" w:rsidRPr="00385FC8" w:rsidRDefault="00385FC8" w:rsidP="00385FC8">
      <w:r w:rsidRPr="00385FC8">
        <w:t>В целом, методы сравнения спектральных графиков тремора рук могут быть полезными для оценки эффективности лечения тремора и для мониторинга прогресса заболевания. Однако, как и любые другие методы, они должны использоваться в сочетании с другими методами диагностики и оценки.</w:t>
      </w:r>
    </w:p>
    <w:p w14:paraId="002C08CF" w14:textId="0C2F56F7" w:rsidR="00171BAB" w:rsidRDefault="001F372A" w:rsidP="00385FC8">
      <w:pPr>
        <w:pStyle w:val="1"/>
      </w:pPr>
      <w:r>
        <w:br w:type="page"/>
      </w:r>
      <w:bookmarkStart w:id="32" w:name="_Toc132984026"/>
      <w:r>
        <w:lastRenderedPageBreak/>
        <w:t xml:space="preserve">3 </w:t>
      </w:r>
      <w:r w:rsidR="00A85044">
        <w:rPr>
          <w:lang w:val="ru-RU"/>
        </w:rPr>
        <w:t xml:space="preserve">Разработка </w:t>
      </w:r>
      <w:r w:rsidR="00385FC8">
        <w:rPr>
          <w:lang w:val="ru-RU"/>
        </w:rPr>
        <w:t xml:space="preserve">программного модуля </w:t>
      </w:r>
      <w:r w:rsidR="00A85044">
        <w:rPr>
          <w:lang w:val="ru-RU"/>
        </w:rPr>
        <w:t xml:space="preserve">для </w:t>
      </w:r>
      <w:r>
        <w:t>сравнения спектральных графиков</w:t>
      </w:r>
      <w:bookmarkEnd w:id="32"/>
    </w:p>
    <w:p w14:paraId="0F27F19D" w14:textId="7B462565" w:rsidR="0018135D" w:rsidRPr="0018135D" w:rsidRDefault="0018135D" w:rsidP="00565F13">
      <w:pPr>
        <w:pStyle w:val="af3"/>
        <w:numPr>
          <w:ilvl w:val="1"/>
          <w:numId w:val="11"/>
        </w:numPr>
        <w:outlineLvl w:val="1"/>
        <w:rPr>
          <w:lang w:val="ru-RU"/>
        </w:rPr>
      </w:pPr>
      <w:bookmarkStart w:id="33" w:name="_Toc132984027"/>
      <w:r w:rsidRPr="0018135D">
        <w:rPr>
          <w:lang w:val="ru-RU"/>
        </w:rPr>
        <w:t>Этапы разработки</w:t>
      </w:r>
      <w:bookmarkEnd w:id="33"/>
    </w:p>
    <w:p w14:paraId="5F953CB0" w14:textId="17821093" w:rsidR="0018135D" w:rsidRDefault="0018135D" w:rsidP="00565F13">
      <w:pPr>
        <w:pStyle w:val="af3"/>
        <w:numPr>
          <w:ilvl w:val="1"/>
          <w:numId w:val="11"/>
        </w:numPr>
        <w:outlineLvl w:val="1"/>
        <w:rPr>
          <w:lang w:val="ru-RU"/>
        </w:rPr>
      </w:pPr>
      <w:bookmarkStart w:id="34" w:name="_Toc132984028"/>
      <w:r>
        <w:rPr>
          <w:lang w:val="ru-RU"/>
        </w:rPr>
        <w:t>Архитектура программного обеспечения</w:t>
      </w:r>
      <w:bookmarkEnd w:id="34"/>
    </w:p>
    <w:p w14:paraId="73C2888D" w14:textId="5E1C0BD6" w:rsidR="0018135D" w:rsidRDefault="0018135D" w:rsidP="00565F13">
      <w:pPr>
        <w:pStyle w:val="af3"/>
        <w:numPr>
          <w:ilvl w:val="1"/>
          <w:numId w:val="11"/>
        </w:numPr>
        <w:outlineLvl w:val="1"/>
        <w:rPr>
          <w:lang w:val="ru-RU"/>
        </w:rPr>
      </w:pPr>
      <w:bookmarkStart w:id="35" w:name="_Toc132984029"/>
      <w:r>
        <w:rPr>
          <w:lang w:val="ru-RU"/>
        </w:rPr>
        <w:t>Используемые библиотеки и инструменты</w:t>
      </w:r>
      <w:bookmarkEnd w:id="35"/>
    </w:p>
    <w:p w14:paraId="76CCF170" w14:textId="57AC8DFE" w:rsidR="0018135D" w:rsidRDefault="0018135D" w:rsidP="00565F13">
      <w:pPr>
        <w:ind w:firstLine="709"/>
        <w:rPr>
          <w:lang w:val="ru-RU"/>
        </w:rPr>
      </w:pPr>
      <w:r>
        <w:rPr>
          <w:lang w:val="ru-RU"/>
        </w:rPr>
        <w:t>Для разработки программного обеспечения были использованы следующие библиотеки и инструменты.</w:t>
      </w:r>
    </w:p>
    <w:p w14:paraId="345A91FD" w14:textId="598651B3" w:rsidR="00171BAB" w:rsidRPr="00565F13" w:rsidRDefault="0018135D" w:rsidP="00565F13">
      <w:pPr>
        <w:pStyle w:val="af3"/>
        <w:numPr>
          <w:ilvl w:val="3"/>
          <w:numId w:val="7"/>
        </w:numPr>
        <w:ind w:left="0" w:firstLine="709"/>
        <w:rPr>
          <w:lang w:val="ru-RU"/>
        </w:rPr>
      </w:pPr>
      <w:r w:rsidRPr="00565F13">
        <w:rPr>
          <w:lang w:val="ru-RU"/>
        </w:rPr>
        <w:t>Язык программирования</w:t>
      </w:r>
    </w:p>
    <w:p w14:paraId="119F77DF" w14:textId="32096CD9" w:rsidR="00171BAB" w:rsidRDefault="00385FC8" w:rsidP="00565F13">
      <w:pPr>
        <w:ind w:firstLine="709"/>
      </w:pPr>
      <w:r>
        <w:rPr>
          <w:lang w:val="ru-RU"/>
        </w:rPr>
        <w:t xml:space="preserve">Для реализации процесса </w:t>
      </w:r>
      <w:r w:rsidR="001F372A">
        <w:t xml:space="preserve">сравнения спектральных графиков тремора рук </w:t>
      </w:r>
      <w:r>
        <w:rPr>
          <w:lang w:val="ru-RU"/>
        </w:rPr>
        <w:t xml:space="preserve">был выбран </w:t>
      </w:r>
      <w:r w:rsidR="001F372A">
        <w:t>языка программирования Python. Этот язык</w:t>
      </w:r>
      <w:r w:rsidR="0018135D">
        <w:rPr>
          <w:lang w:val="ru-RU"/>
        </w:rPr>
        <w:t xml:space="preserve"> является</w:t>
      </w:r>
      <w:r w:rsidR="001F372A">
        <w:t>:</w:t>
      </w:r>
    </w:p>
    <w:p w14:paraId="2DC66986" w14:textId="7C5691C1" w:rsidR="00171BAB" w:rsidRDefault="0018135D" w:rsidP="0018135D">
      <w:pPr>
        <w:ind w:firstLine="709"/>
      </w:pPr>
      <w:r>
        <w:rPr>
          <w:lang w:val="ru-RU"/>
        </w:rPr>
        <w:t xml:space="preserve">а) </w:t>
      </w:r>
      <w:r w:rsidR="001F372A">
        <w:t>объектно-</w:t>
      </w:r>
      <w:proofErr w:type="spellStart"/>
      <w:r w:rsidR="001F372A">
        <w:t>ориентированны</w:t>
      </w:r>
      <w:proofErr w:type="spellEnd"/>
      <w:r>
        <w:rPr>
          <w:lang w:val="ru-RU"/>
        </w:rPr>
        <w:t>м</w:t>
      </w:r>
      <w:r w:rsidR="001F372A">
        <w:t>, то есть в нем существуют классы и объекты;</w:t>
      </w:r>
    </w:p>
    <w:p w14:paraId="2FCB0668" w14:textId="52861168" w:rsidR="00171BAB" w:rsidRDefault="0018135D" w:rsidP="0018135D">
      <w:pPr>
        <w:ind w:firstLine="709"/>
      </w:pPr>
      <w:r>
        <w:rPr>
          <w:lang w:val="ru-RU"/>
        </w:rPr>
        <w:t xml:space="preserve">б) </w:t>
      </w:r>
      <w:r w:rsidR="001F372A">
        <w:t>интерпретируемы</w:t>
      </w:r>
      <w:r>
        <w:rPr>
          <w:lang w:val="ru-RU"/>
        </w:rPr>
        <w:t>м</w:t>
      </w:r>
      <w:r w:rsidR="001F372A">
        <w:t>, то есть код запустится на любой платформе, где установлен интерпретатор, так как код не переводится в машинный код, а выполняется программой-интерпретатором;</w:t>
      </w:r>
    </w:p>
    <w:p w14:paraId="1AC19D9F" w14:textId="6CA5B2B4" w:rsidR="00171BAB" w:rsidRDefault="0018135D" w:rsidP="0018135D">
      <w:pPr>
        <w:ind w:firstLine="709"/>
      </w:pPr>
      <w:r>
        <w:rPr>
          <w:lang w:val="ru-RU"/>
        </w:rPr>
        <w:t xml:space="preserve">в) </w:t>
      </w:r>
      <w:proofErr w:type="spellStart"/>
      <w:r w:rsidR="001F372A">
        <w:t>динамическ</w:t>
      </w:r>
      <w:proofErr w:type="spellEnd"/>
      <w:r>
        <w:rPr>
          <w:lang w:val="ru-RU"/>
        </w:rPr>
        <w:t>им</w:t>
      </w:r>
      <w:r w:rsidR="001F372A">
        <w:t xml:space="preserve">, то есть типы переменных определяются после запуска программы, а не при компиляции, а сочетать в выражениях разные типы нельзя. </w:t>
      </w:r>
    </w:p>
    <w:p w14:paraId="10C8AE70" w14:textId="0CA83161" w:rsidR="00171BAB" w:rsidRDefault="001F372A" w:rsidP="0018135D">
      <w:pPr>
        <w:ind w:firstLine="709"/>
      </w:pPr>
      <w:r>
        <w:t>Положительными сторонами при использовании данного языка можно считать то, что у него минималистичный синтаксис, где легко писать и читать код. Язык обладает большим количеством стандартных и дополнительных библиотек [11].</w:t>
      </w:r>
    </w:p>
    <w:p w14:paraId="2B7B0DC3" w14:textId="1B20BE8D" w:rsidR="0018135D" w:rsidRPr="0018135D" w:rsidRDefault="0018135D" w:rsidP="0018135D">
      <w:pPr>
        <w:pStyle w:val="af3"/>
        <w:numPr>
          <w:ilvl w:val="3"/>
          <w:numId w:val="7"/>
        </w:numPr>
        <w:ind w:left="0" w:firstLine="705"/>
        <w:rPr>
          <w:lang w:val="ru-RU"/>
        </w:rPr>
      </w:pPr>
      <w:r>
        <w:rPr>
          <w:lang w:val="ru-RU"/>
        </w:rPr>
        <w:t>Среда разработки</w:t>
      </w:r>
    </w:p>
    <w:p w14:paraId="7DD8B1B6" w14:textId="51B22E4A" w:rsidR="00171BAB" w:rsidRDefault="001F372A" w:rsidP="0018135D">
      <w:pPr>
        <w:ind w:firstLine="705"/>
        <w:rPr>
          <w:color w:val="111111"/>
        </w:rPr>
      </w:pPr>
      <w:r>
        <w:t xml:space="preserve">Для реализации был выбран </w:t>
      </w:r>
      <w:r>
        <w:rPr>
          <w:color w:val="111111"/>
          <w:highlight w:val="white"/>
        </w:rPr>
        <w:t xml:space="preserve">Visual Studio Code — бесплатный редактор кода от Microsoft для Windows, Linux и MacOS. К его возможностям, а также плюсам можно отнести отладку, подсветку синтаксиса, интеллектуальное завершение кода, предопределённые фрагменты кода, рефакторинг и интеграция с Git. Редактор очень прост в </w:t>
      </w:r>
      <w:r>
        <w:rPr>
          <w:color w:val="111111"/>
          <w:highlight w:val="white"/>
        </w:rPr>
        <w:lastRenderedPageBreak/>
        <w:t>использовании и не требует каких-либо навыков. Для начала работы понадобятся дополнительные пакеты, но установить их довольно просто [12].</w:t>
      </w:r>
    </w:p>
    <w:p w14:paraId="3BA6ADD7" w14:textId="56A79FAD" w:rsidR="0018135D" w:rsidRPr="0018135D" w:rsidRDefault="0018135D" w:rsidP="0018135D">
      <w:pPr>
        <w:pStyle w:val="af3"/>
        <w:numPr>
          <w:ilvl w:val="3"/>
          <w:numId w:val="7"/>
        </w:numPr>
        <w:ind w:left="0" w:firstLine="705"/>
        <w:rPr>
          <w:color w:val="111111"/>
          <w:lang w:val="ru-RU"/>
        </w:rPr>
      </w:pPr>
      <w:r w:rsidRPr="0018135D">
        <w:rPr>
          <w:color w:val="111111"/>
          <w:lang w:val="ru-RU"/>
        </w:rPr>
        <w:t xml:space="preserve">Библиотеки </w:t>
      </w:r>
      <w:r>
        <w:rPr>
          <w:color w:val="111111"/>
          <w:lang w:val="ru-RU"/>
        </w:rPr>
        <w:t>языка</w:t>
      </w:r>
    </w:p>
    <w:p w14:paraId="0B4F1F09" w14:textId="13A48227" w:rsidR="0018135D" w:rsidRPr="0018135D" w:rsidRDefault="0018135D" w:rsidP="0018135D">
      <w:pPr>
        <w:ind w:firstLine="705"/>
        <w:rPr>
          <w:lang w:val="ru-RU"/>
        </w:rPr>
      </w:pPr>
      <w:r w:rsidRPr="0018135D">
        <w:rPr>
          <w:lang w:val="ru-RU"/>
        </w:rPr>
        <w:t xml:space="preserve">а) </w:t>
      </w:r>
      <w:proofErr w:type="spellStart"/>
      <w:r w:rsidRPr="0018135D">
        <w:rPr>
          <w:lang w:val="ru-RU"/>
        </w:rPr>
        <w:t>NumPy</w:t>
      </w:r>
      <w:proofErr w:type="spellEnd"/>
      <w:r w:rsidRPr="0018135D">
        <w:rPr>
          <w:lang w:val="ru-RU"/>
        </w:rPr>
        <w:t xml:space="preserve">. Библиотека </w:t>
      </w:r>
      <w:proofErr w:type="spellStart"/>
      <w:r w:rsidRPr="0018135D">
        <w:rPr>
          <w:lang w:val="ru-RU"/>
        </w:rPr>
        <w:t>NumPy</w:t>
      </w:r>
      <w:proofErr w:type="spellEnd"/>
      <w:r w:rsidRPr="0018135D">
        <w:rPr>
          <w:lang w:val="ru-RU"/>
        </w:rPr>
        <w:t xml:space="preserve"> была использована для работы с массивами данных и выполнения математических операций.</w:t>
      </w:r>
    </w:p>
    <w:p w14:paraId="6FF190DC" w14:textId="2921C977" w:rsidR="0018135D" w:rsidRPr="0018135D" w:rsidRDefault="0018135D" w:rsidP="0018135D">
      <w:pPr>
        <w:ind w:firstLine="705"/>
        <w:rPr>
          <w:lang w:val="ru-RU"/>
        </w:rPr>
      </w:pPr>
      <w:r w:rsidRPr="0018135D">
        <w:rPr>
          <w:lang w:val="ru-RU"/>
        </w:rPr>
        <w:t xml:space="preserve">б) </w:t>
      </w:r>
      <w:proofErr w:type="spellStart"/>
      <w:r w:rsidRPr="0018135D">
        <w:rPr>
          <w:lang w:val="ru-RU"/>
        </w:rPr>
        <w:t>SciPy</w:t>
      </w:r>
      <w:proofErr w:type="spellEnd"/>
      <w:r w:rsidRPr="0018135D">
        <w:rPr>
          <w:lang w:val="ru-RU"/>
        </w:rPr>
        <w:t xml:space="preserve">. Библиотека </w:t>
      </w:r>
      <w:proofErr w:type="spellStart"/>
      <w:r w:rsidRPr="0018135D">
        <w:rPr>
          <w:lang w:val="ru-RU"/>
        </w:rPr>
        <w:t>SciPy</w:t>
      </w:r>
      <w:proofErr w:type="spellEnd"/>
      <w:r w:rsidRPr="0018135D">
        <w:rPr>
          <w:lang w:val="ru-RU"/>
        </w:rPr>
        <w:t xml:space="preserve"> была использована для выполнения научных вычислений, включая обработку сигналов.</w:t>
      </w:r>
    </w:p>
    <w:p w14:paraId="7766DE33" w14:textId="103AB605" w:rsidR="0018135D" w:rsidRPr="0018135D" w:rsidRDefault="0018135D" w:rsidP="0018135D">
      <w:pPr>
        <w:ind w:firstLine="705"/>
        <w:rPr>
          <w:lang w:val="ru-RU"/>
        </w:rPr>
      </w:pPr>
      <w:r w:rsidRPr="0018135D">
        <w:rPr>
          <w:lang w:val="ru-RU"/>
        </w:rPr>
        <w:t xml:space="preserve">в) </w:t>
      </w:r>
      <w:proofErr w:type="spellStart"/>
      <w:r w:rsidRPr="0018135D">
        <w:rPr>
          <w:lang w:val="ru-RU"/>
        </w:rPr>
        <w:t>Matplotlib</w:t>
      </w:r>
      <w:proofErr w:type="spellEnd"/>
      <w:r w:rsidRPr="0018135D">
        <w:rPr>
          <w:lang w:val="ru-RU"/>
        </w:rPr>
        <w:t xml:space="preserve">. Библиотека </w:t>
      </w:r>
      <w:proofErr w:type="spellStart"/>
      <w:r w:rsidRPr="0018135D">
        <w:rPr>
          <w:lang w:val="ru-RU"/>
        </w:rPr>
        <w:t>Matplotlib</w:t>
      </w:r>
      <w:proofErr w:type="spellEnd"/>
      <w:r w:rsidRPr="0018135D">
        <w:rPr>
          <w:lang w:val="ru-RU"/>
        </w:rPr>
        <w:t xml:space="preserve"> была использована для визуализации результатов анализа в виде графиков и диаграмм.</w:t>
      </w:r>
    </w:p>
    <w:p w14:paraId="547CE755" w14:textId="3765A4D9" w:rsidR="0018135D" w:rsidRPr="0018135D" w:rsidRDefault="0018135D" w:rsidP="0018135D">
      <w:pPr>
        <w:ind w:firstLine="705"/>
        <w:rPr>
          <w:lang w:val="ru-RU"/>
        </w:rPr>
      </w:pPr>
      <w:r w:rsidRPr="0018135D">
        <w:rPr>
          <w:lang w:val="ru-RU"/>
        </w:rPr>
        <w:t xml:space="preserve">г) </w:t>
      </w:r>
      <w:proofErr w:type="spellStart"/>
      <w:r w:rsidRPr="0018135D">
        <w:rPr>
          <w:lang w:val="ru-RU"/>
        </w:rPr>
        <w:t>PyQT</w:t>
      </w:r>
      <w:proofErr w:type="spellEnd"/>
      <w:r w:rsidRPr="0018135D">
        <w:rPr>
          <w:lang w:val="ru-RU"/>
        </w:rPr>
        <w:t xml:space="preserve">. Библиотека </w:t>
      </w:r>
      <w:proofErr w:type="spellStart"/>
      <w:r w:rsidRPr="0018135D">
        <w:rPr>
          <w:lang w:val="ru-RU"/>
        </w:rPr>
        <w:t>PyQT</w:t>
      </w:r>
      <w:proofErr w:type="spellEnd"/>
      <w:r w:rsidRPr="0018135D">
        <w:rPr>
          <w:lang w:val="ru-RU"/>
        </w:rPr>
        <w:t xml:space="preserve"> была использована для создания графического интерфейса пользователя.</w:t>
      </w:r>
    </w:p>
    <w:p w14:paraId="4C19D43D" w14:textId="5171FA2A" w:rsidR="0018135D" w:rsidRPr="0018135D" w:rsidRDefault="0018135D" w:rsidP="0018135D">
      <w:pPr>
        <w:ind w:firstLine="705"/>
        <w:rPr>
          <w:lang w:val="ru-RU"/>
        </w:rPr>
      </w:pPr>
      <w:r w:rsidRPr="0018135D">
        <w:rPr>
          <w:lang w:val="ru-RU"/>
        </w:rPr>
        <w:t xml:space="preserve">д) </w:t>
      </w:r>
      <w:proofErr w:type="spellStart"/>
      <w:r w:rsidRPr="0018135D">
        <w:rPr>
          <w:lang w:val="ru-RU"/>
        </w:rPr>
        <w:t>PyInstaller</w:t>
      </w:r>
      <w:proofErr w:type="spellEnd"/>
      <w:r w:rsidRPr="0018135D">
        <w:rPr>
          <w:lang w:val="ru-RU"/>
        </w:rPr>
        <w:t xml:space="preserve">. Инструмент </w:t>
      </w:r>
      <w:proofErr w:type="spellStart"/>
      <w:r w:rsidRPr="0018135D">
        <w:rPr>
          <w:lang w:val="ru-RU"/>
        </w:rPr>
        <w:t>PyInstaller</w:t>
      </w:r>
      <w:proofErr w:type="spellEnd"/>
      <w:r w:rsidRPr="0018135D">
        <w:rPr>
          <w:lang w:val="ru-RU"/>
        </w:rPr>
        <w:t xml:space="preserve"> был использован для создания исполняемого файла программного обеспечения.</w:t>
      </w:r>
    </w:p>
    <w:p w14:paraId="737F0773" w14:textId="7C7147AC" w:rsidR="00565F13" w:rsidRPr="00565F13" w:rsidRDefault="00565F13" w:rsidP="00565F13">
      <w:pPr>
        <w:pStyle w:val="af3"/>
        <w:numPr>
          <w:ilvl w:val="1"/>
          <w:numId w:val="11"/>
        </w:numPr>
        <w:outlineLvl w:val="1"/>
        <w:rPr>
          <w:lang w:val="ru-RU"/>
        </w:rPr>
      </w:pPr>
      <w:bookmarkStart w:id="36" w:name="_Toc132984030"/>
      <w:r w:rsidRPr="00565F13">
        <w:rPr>
          <w:lang w:val="ru-RU"/>
        </w:rPr>
        <w:t>Результаты разработки</w:t>
      </w:r>
      <w:bookmarkEnd w:id="36"/>
    </w:p>
    <w:p w14:paraId="7D2687B4" w14:textId="3E08DC2B" w:rsidR="00171BAB" w:rsidRDefault="001F372A" w:rsidP="00565F13">
      <w:pPr>
        <w:pStyle w:val="3"/>
      </w:pPr>
      <w:bookmarkStart w:id="37" w:name="_Toc132984031"/>
      <w:r>
        <w:t>3.</w:t>
      </w:r>
      <w:r w:rsidR="00565F13">
        <w:rPr>
          <w:lang w:val="ru-RU"/>
        </w:rPr>
        <w:t>4.1</w:t>
      </w:r>
      <w:r>
        <w:t xml:space="preserve"> </w:t>
      </w:r>
      <w:r w:rsidR="00B53148">
        <w:rPr>
          <w:lang w:val="ru-RU"/>
        </w:rPr>
        <w:t xml:space="preserve">Разработка представления </w:t>
      </w:r>
      <w:r>
        <w:t>исходных данных</w:t>
      </w:r>
      <w:bookmarkEnd w:id="37"/>
    </w:p>
    <w:p w14:paraId="4A30F682" w14:textId="08662DAE" w:rsidR="00171BAB" w:rsidRDefault="001F372A">
      <w:r>
        <w:t xml:space="preserve">Для </w:t>
      </w:r>
      <w:r w:rsidR="00B53148">
        <w:rPr>
          <w:lang w:val="ru-RU"/>
        </w:rPr>
        <w:t>представления</w:t>
      </w:r>
      <w:r>
        <w:t xml:space="preserve"> данных </w:t>
      </w:r>
      <w:r w:rsidR="00385FC8">
        <w:rPr>
          <w:lang w:val="ru-RU"/>
        </w:rPr>
        <w:t xml:space="preserve">были построены </w:t>
      </w:r>
      <w:r>
        <w:t>график</w:t>
      </w:r>
      <w:r w:rsidR="00385FC8">
        <w:rPr>
          <w:lang w:val="ru-RU"/>
        </w:rPr>
        <w:t>и</w:t>
      </w:r>
      <w:r>
        <w:t xml:space="preserve"> тремора левой и правой рук, то есть спектры колебания этих рук. На рисунке 7 представлены графики исходных данных пациента №1 и пациента №5. Из исходных данных известно, что пациент №1 </w:t>
      </w:r>
      <w:r w:rsidR="00B53148">
        <w:rPr>
          <w:lang w:val="ru-RU"/>
        </w:rPr>
        <w:t xml:space="preserve">— </w:t>
      </w:r>
      <w:r>
        <w:t>здоровый, а пациент №5 имеет некоторые заболевания.</w:t>
      </w:r>
    </w:p>
    <w:p w14:paraId="536DA547" w14:textId="77777777" w:rsidR="00171BAB" w:rsidRDefault="001F372A">
      <w:pPr>
        <w:ind w:firstLine="0"/>
        <w:jc w:val="center"/>
      </w:pPr>
      <w:r>
        <w:rPr>
          <w:noProof/>
        </w:rPr>
        <w:lastRenderedPageBreak/>
        <w:drawing>
          <wp:inline distT="19050" distB="19050" distL="19050" distR="19050" wp14:anchorId="7B8EB066" wp14:editId="2C122C5F">
            <wp:extent cx="2530313" cy="226595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t="4045" r="74038"/>
                    <a:stretch>
                      <a:fillRect/>
                    </a:stretch>
                  </pic:blipFill>
                  <pic:spPr>
                    <a:xfrm>
                      <a:off x="0" y="0"/>
                      <a:ext cx="2530313" cy="2265951"/>
                    </a:xfrm>
                    <a:prstGeom prst="rect">
                      <a:avLst/>
                    </a:prstGeom>
                    <a:ln/>
                  </pic:spPr>
                </pic:pic>
              </a:graphicData>
            </a:graphic>
          </wp:inline>
        </w:drawing>
      </w:r>
      <w:r>
        <w:rPr>
          <w:noProof/>
        </w:rPr>
        <w:drawing>
          <wp:inline distT="19050" distB="19050" distL="19050" distR="19050" wp14:anchorId="503D00F7" wp14:editId="4F5AF65F">
            <wp:extent cx="2787877" cy="226594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2286" r="72500" b="3395"/>
                    <a:stretch>
                      <a:fillRect/>
                    </a:stretch>
                  </pic:blipFill>
                  <pic:spPr>
                    <a:xfrm>
                      <a:off x="0" y="0"/>
                      <a:ext cx="2787877" cy="2265945"/>
                    </a:xfrm>
                    <a:prstGeom prst="rect">
                      <a:avLst/>
                    </a:prstGeom>
                    <a:ln/>
                  </pic:spPr>
                </pic:pic>
              </a:graphicData>
            </a:graphic>
          </wp:inline>
        </w:drawing>
      </w:r>
    </w:p>
    <w:p w14:paraId="306A7CA5" w14:textId="77777777" w:rsidR="00171BAB" w:rsidRDefault="001F372A">
      <w:r>
        <w:t>Рисунок 7 – Спектры левой и правой рук здорового пациента</w:t>
      </w:r>
    </w:p>
    <w:p w14:paraId="003C9658" w14:textId="77777777" w:rsidR="00171BAB" w:rsidRDefault="001F372A">
      <w:pPr>
        <w:ind w:firstLine="0"/>
        <w:jc w:val="center"/>
      </w:pPr>
      <w:r>
        <w:rPr>
          <w:noProof/>
        </w:rPr>
        <w:drawing>
          <wp:inline distT="19050" distB="19050" distL="19050" distR="19050" wp14:anchorId="6FAA70E7" wp14:editId="78BA3850">
            <wp:extent cx="2756978" cy="2265635"/>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7923" t="17231" r="69144" b="43385"/>
                    <a:stretch>
                      <a:fillRect/>
                    </a:stretch>
                  </pic:blipFill>
                  <pic:spPr>
                    <a:xfrm>
                      <a:off x="0" y="0"/>
                      <a:ext cx="2756978" cy="2265635"/>
                    </a:xfrm>
                    <a:prstGeom prst="rect">
                      <a:avLst/>
                    </a:prstGeom>
                    <a:ln/>
                  </pic:spPr>
                </pic:pic>
              </a:graphicData>
            </a:graphic>
          </wp:inline>
        </w:drawing>
      </w:r>
      <w:r>
        <w:rPr>
          <w:noProof/>
        </w:rPr>
        <w:drawing>
          <wp:inline distT="19050" distB="19050" distL="19050" distR="19050" wp14:anchorId="1B0F5292" wp14:editId="35DF681B">
            <wp:extent cx="2680953" cy="232541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7924" t="56101" r="69789" b="3791"/>
                    <a:stretch>
                      <a:fillRect/>
                    </a:stretch>
                  </pic:blipFill>
                  <pic:spPr>
                    <a:xfrm>
                      <a:off x="0" y="0"/>
                      <a:ext cx="2680953" cy="2325415"/>
                    </a:xfrm>
                    <a:prstGeom prst="rect">
                      <a:avLst/>
                    </a:prstGeom>
                    <a:ln/>
                  </pic:spPr>
                </pic:pic>
              </a:graphicData>
            </a:graphic>
          </wp:inline>
        </w:drawing>
      </w:r>
    </w:p>
    <w:p w14:paraId="2F605DA0" w14:textId="77777777" w:rsidR="00171BAB" w:rsidRDefault="001F372A">
      <w:r>
        <w:t>Рисунок 8 – Спектры левой и правой рук нездорового пациент</w:t>
      </w:r>
    </w:p>
    <w:p w14:paraId="1EF48AAF" w14:textId="77777777" w:rsidR="00171BAB" w:rsidRDefault="001F372A">
      <w:pPr>
        <w:spacing w:before="200"/>
      </w:pPr>
      <w:r>
        <w:t xml:space="preserve">Построение графика было выполнено с помощью функции plot из модуля pyplot библиотеки matplotlib. </w:t>
      </w:r>
      <w:r>
        <w:rPr>
          <w:highlight w:val="white"/>
        </w:rPr>
        <w:t>Библиотека matplotlib содержит большой набор инструментов для двумерной графики. Она проста в использовании и позволяет получать графики высокого качества.</w:t>
      </w:r>
      <w:r>
        <w:t xml:space="preserve"> </w:t>
      </w:r>
    </w:p>
    <w:p w14:paraId="26792F59" w14:textId="08D91B6A" w:rsidR="00171BAB" w:rsidRDefault="001F372A" w:rsidP="00565F13">
      <w:pPr>
        <w:pStyle w:val="3"/>
      </w:pPr>
      <w:bookmarkStart w:id="38" w:name="_Toc132984032"/>
      <w:r>
        <w:t>3.</w:t>
      </w:r>
      <w:r w:rsidR="00565F13">
        <w:rPr>
          <w:lang w:val="ru-RU"/>
        </w:rPr>
        <w:t>4.2</w:t>
      </w:r>
      <w:r>
        <w:t xml:space="preserve"> </w:t>
      </w:r>
      <w:r w:rsidR="00385FC8">
        <w:rPr>
          <w:lang w:val="ru-RU"/>
        </w:rPr>
        <w:t>Разработка</w:t>
      </w:r>
      <w:r>
        <w:t xml:space="preserve"> методов </w:t>
      </w:r>
      <w:r w:rsidR="00565F13">
        <w:rPr>
          <w:lang w:val="ru-RU"/>
        </w:rPr>
        <w:t>анализа</w:t>
      </w:r>
      <w:bookmarkEnd w:id="38"/>
    </w:p>
    <w:p w14:paraId="121A1FA8" w14:textId="77777777" w:rsidR="00171BAB" w:rsidRDefault="001F372A">
      <w:r>
        <w:t>Обработка данных начинается со сглаживания первоначальных данных из-за присутствия большого количества шума. В качестве сглаживающих функций будут использоваться методы из раздела выше.</w:t>
      </w:r>
    </w:p>
    <w:p w14:paraId="0F3D3DF6" w14:textId="77777777" w:rsidR="00171BAB" w:rsidRDefault="001F372A" w:rsidP="00565F13">
      <w:r>
        <w:t>3.3.1 Аппроксимация</w:t>
      </w:r>
    </w:p>
    <w:p w14:paraId="3B7EB63F" w14:textId="010F25E7" w:rsidR="00171BAB" w:rsidRDefault="003E0826">
      <w:r w:rsidRPr="003E0826">
        <w:lastRenderedPageBreak/>
        <w:drawing>
          <wp:inline distT="0" distB="0" distL="0" distR="0" wp14:anchorId="3D2DC28B" wp14:editId="685D9E2A">
            <wp:extent cx="5733415" cy="3248660"/>
            <wp:effectExtent l="0" t="0" r="63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48660"/>
                    </a:xfrm>
                    <a:prstGeom prst="rect">
                      <a:avLst/>
                    </a:prstGeom>
                  </pic:spPr>
                </pic:pic>
              </a:graphicData>
            </a:graphic>
          </wp:inline>
        </w:drawing>
      </w:r>
    </w:p>
    <w:p w14:paraId="4700B8EA" w14:textId="77777777" w:rsidR="003E0826" w:rsidRDefault="001F372A">
      <w:pPr>
        <w:ind w:firstLine="0"/>
        <w:jc w:val="center"/>
      </w:pPr>
      <w:r>
        <w:t>Рисунок 9 – Спектры левой и правой рук здорового пациента,</w:t>
      </w:r>
    </w:p>
    <w:p w14:paraId="07226B5A" w14:textId="752FD4B9" w:rsidR="00171BAB" w:rsidRDefault="001F372A">
      <w:pPr>
        <w:ind w:firstLine="0"/>
        <w:jc w:val="center"/>
      </w:pPr>
      <w:r>
        <w:t>построенные с помощью аппроксимации</w:t>
      </w:r>
    </w:p>
    <w:p w14:paraId="4E7D14B7" w14:textId="77777777" w:rsidR="00171BAB" w:rsidRDefault="00171BAB">
      <w:pPr>
        <w:ind w:firstLine="0"/>
        <w:jc w:val="center"/>
      </w:pPr>
    </w:p>
    <w:p w14:paraId="2F909316" w14:textId="77777777" w:rsidR="00171BAB" w:rsidRDefault="001F372A">
      <w:pPr>
        <w:ind w:firstLine="0"/>
        <w:jc w:val="center"/>
      </w:pPr>
      <w:r>
        <w:t>Рисунок 10 – Спектры левой и правой рук нездорового пациента,   построенные с помощью аппроксимации</w:t>
      </w:r>
    </w:p>
    <w:p w14:paraId="58678E54" w14:textId="77777777" w:rsidR="00171BAB" w:rsidRDefault="001F372A" w:rsidP="00565F13">
      <w:r>
        <w:t>3.3.2 Интерполяция</w:t>
      </w:r>
    </w:p>
    <w:p w14:paraId="17CC1678" w14:textId="0D6E7773" w:rsidR="00171BAB" w:rsidRDefault="003E0826">
      <w:pPr>
        <w:spacing w:before="200"/>
      </w:pPr>
      <w:r w:rsidRPr="003E0826">
        <w:drawing>
          <wp:inline distT="0" distB="0" distL="0" distR="0" wp14:anchorId="61E934BE" wp14:editId="0045BC6E">
            <wp:extent cx="5733415" cy="3180080"/>
            <wp:effectExtent l="0" t="0" r="63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180080"/>
                    </a:xfrm>
                    <a:prstGeom prst="rect">
                      <a:avLst/>
                    </a:prstGeom>
                  </pic:spPr>
                </pic:pic>
              </a:graphicData>
            </a:graphic>
          </wp:inline>
        </w:drawing>
      </w:r>
    </w:p>
    <w:p w14:paraId="0B86A6EE" w14:textId="47412DA9" w:rsidR="00171BAB" w:rsidRDefault="001F372A">
      <w:pPr>
        <w:ind w:firstLine="0"/>
        <w:jc w:val="center"/>
      </w:pPr>
      <w:r>
        <w:lastRenderedPageBreak/>
        <w:t>Рисунок 11 – Спектры левой и правой рук здорового пациента,</w:t>
      </w:r>
      <w:r w:rsidR="003E0826">
        <w:rPr>
          <w:lang w:val="ru-RU"/>
        </w:rPr>
        <w:t xml:space="preserve"> </w:t>
      </w:r>
      <w:r>
        <w:t>построенные с помощью интерполяции</w:t>
      </w:r>
    </w:p>
    <w:p w14:paraId="47BEA7D1" w14:textId="77777777" w:rsidR="00171BAB" w:rsidRDefault="00171BAB">
      <w:pPr>
        <w:ind w:firstLine="0"/>
        <w:jc w:val="center"/>
      </w:pPr>
    </w:p>
    <w:p w14:paraId="7838CEF8" w14:textId="21E30A39" w:rsidR="00171BAB" w:rsidRDefault="001F372A">
      <w:pPr>
        <w:ind w:firstLine="0"/>
        <w:jc w:val="center"/>
      </w:pPr>
      <w:r>
        <w:t>Рисунок 12 – Спектры левой и правой рук здорового пациента,</w:t>
      </w:r>
      <w:r w:rsidR="003E0826">
        <w:rPr>
          <w:lang w:val="ru-RU"/>
        </w:rPr>
        <w:t xml:space="preserve"> </w:t>
      </w:r>
      <w:r>
        <w:t>построенные с помощью интерполяции</w:t>
      </w:r>
      <w:r>
        <w:br w:type="page"/>
      </w:r>
    </w:p>
    <w:p w14:paraId="3668FC53" w14:textId="77777777" w:rsidR="00171BAB" w:rsidRDefault="001F372A" w:rsidP="00565F13">
      <w:r>
        <w:lastRenderedPageBreak/>
        <w:t>3.3.3 Скользящее среднее</w:t>
      </w:r>
    </w:p>
    <w:tbl>
      <w:tblPr>
        <w:tblStyle w:val="ab"/>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1BAB" w14:paraId="6AD9D644" w14:textId="77777777">
        <w:tc>
          <w:tcPr>
            <w:tcW w:w="4514" w:type="dxa"/>
            <w:shd w:val="clear" w:color="auto" w:fill="auto"/>
            <w:tcMar>
              <w:top w:w="100" w:type="dxa"/>
              <w:left w:w="100" w:type="dxa"/>
              <w:bottom w:w="100" w:type="dxa"/>
              <w:right w:w="100" w:type="dxa"/>
            </w:tcMar>
          </w:tcPr>
          <w:p w14:paraId="74A4DC48" w14:textId="77777777" w:rsidR="00171BAB" w:rsidRDefault="001F372A">
            <w:pPr>
              <w:spacing w:line="240" w:lineRule="auto"/>
              <w:ind w:firstLine="0"/>
              <w:jc w:val="center"/>
            </w:pPr>
            <w:r>
              <w:rPr>
                <w:noProof/>
              </w:rPr>
              <w:drawing>
                <wp:inline distT="114300" distB="114300" distL="114300" distR="114300" wp14:anchorId="56A9AF12" wp14:editId="46AE2885">
                  <wp:extent cx="2333625" cy="2011654"/>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2537" t="2060" r="72757" b="53539"/>
                          <a:stretch>
                            <a:fillRect/>
                          </a:stretch>
                        </pic:blipFill>
                        <pic:spPr>
                          <a:xfrm>
                            <a:off x="0" y="0"/>
                            <a:ext cx="2333625" cy="2011654"/>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3A3B814" w14:textId="77777777" w:rsidR="00171BAB" w:rsidRDefault="001F372A">
            <w:pPr>
              <w:spacing w:line="240" w:lineRule="auto"/>
              <w:ind w:firstLine="0"/>
              <w:jc w:val="center"/>
            </w:pPr>
            <w:r>
              <w:rPr>
                <w:noProof/>
              </w:rPr>
              <w:drawing>
                <wp:inline distT="114300" distB="114300" distL="114300" distR="114300" wp14:anchorId="22554E22" wp14:editId="3DA343B2">
                  <wp:extent cx="2219325" cy="210533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5486" t="51619" r="71760" b="3259"/>
                          <a:stretch>
                            <a:fillRect/>
                          </a:stretch>
                        </pic:blipFill>
                        <pic:spPr>
                          <a:xfrm>
                            <a:off x="0" y="0"/>
                            <a:ext cx="2219325" cy="2105335"/>
                          </a:xfrm>
                          <a:prstGeom prst="rect">
                            <a:avLst/>
                          </a:prstGeom>
                          <a:ln/>
                        </pic:spPr>
                      </pic:pic>
                    </a:graphicData>
                  </a:graphic>
                </wp:inline>
              </w:drawing>
            </w:r>
          </w:p>
        </w:tc>
      </w:tr>
      <w:tr w:rsidR="00171BAB" w14:paraId="0E307777" w14:textId="77777777">
        <w:tc>
          <w:tcPr>
            <w:tcW w:w="4514" w:type="dxa"/>
            <w:shd w:val="clear" w:color="auto" w:fill="auto"/>
            <w:tcMar>
              <w:top w:w="100" w:type="dxa"/>
              <w:left w:w="100" w:type="dxa"/>
              <w:bottom w:w="100" w:type="dxa"/>
              <w:right w:w="100" w:type="dxa"/>
            </w:tcMar>
          </w:tcPr>
          <w:p w14:paraId="41FDEA69" w14:textId="77777777" w:rsidR="00171BAB" w:rsidRDefault="001F372A">
            <w:pPr>
              <w:spacing w:line="240" w:lineRule="auto"/>
              <w:ind w:firstLine="0"/>
              <w:jc w:val="center"/>
            </w:pPr>
            <w:r>
              <w:rPr>
                <w:noProof/>
              </w:rPr>
              <w:drawing>
                <wp:inline distT="114300" distB="114300" distL="114300" distR="114300" wp14:anchorId="3B68D93C" wp14:editId="406296E8">
                  <wp:extent cx="2054062" cy="2009775"/>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50425" t="2084" r="27595" b="53060"/>
                          <a:stretch>
                            <a:fillRect/>
                          </a:stretch>
                        </pic:blipFill>
                        <pic:spPr>
                          <a:xfrm>
                            <a:off x="0" y="0"/>
                            <a:ext cx="2054062" cy="2009775"/>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451693CA" w14:textId="77777777" w:rsidR="00171BAB" w:rsidRDefault="001F372A">
            <w:pPr>
              <w:spacing w:line="240" w:lineRule="auto"/>
              <w:ind w:firstLine="0"/>
              <w:jc w:val="center"/>
            </w:pPr>
            <w:r>
              <w:rPr>
                <w:noProof/>
              </w:rPr>
              <w:drawing>
                <wp:inline distT="114300" distB="114300" distL="114300" distR="114300" wp14:anchorId="21442065" wp14:editId="4D9B7B90">
                  <wp:extent cx="2314575" cy="217201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l="49667" t="50925" r="26968" b="3022"/>
                          <a:stretch>
                            <a:fillRect/>
                          </a:stretch>
                        </pic:blipFill>
                        <pic:spPr>
                          <a:xfrm>
                            <a:off x="0" y="0"/>
                            <a:ext cx="2314575" cy="2172010"/>
                          </a:xfrm>
                          <a:prstGeom prst="rect">
                            <a:avLst/>
                          </a:prstGeom>
                          <a:ln/>
                        </pic:spPr>
                      </pic:pic>
                    </a:graphicData>
                  </a:graphic>
                </wp:inline>
              </w:drawing>
            </w:r>
          </w:p>
        </w:tc>
      </w:tr>
      <w:tr w:rsidR="00171BAB" w14:paraId="493DAAC5" w14:textId="77777777">
        <w:tc>
          <w:tcPr>
            <w:tcW w:w="4514" w:type="dxa"/>
            <w:shd w:val="clear" w:color="auto" w:fill="auto"/>
            <w:tcMar>
              <w:top w:w="100" w:type="dxa"/>
              <w:left w:w="100" w:type="dxa"/>
              <w:bottom w:w="100" w:type="dxa"/>
              <w:right w:w="100" w:type="dxa"/>
            </w:tcMar>
          </w:tcPr>
          <w:p w14:paraId="7463C3DA" w14:textId="77777777" w:rsidR="00171BAB" w:rsidRDefault="001F372A">
            <w:pPr>
              <w:spacing w:line="240" w:lineRule="auto"/>
              <w:ind w:firstLine="0"/>
              <w:jc w:val="center"/>
            </w:pPr>
            <w:r>
              <w:rPr>
                <w:noProof/>
              </w:rPr>
              <w:drawing>
                <wp:inline distT="19050" distB="19050" distL="19050" distR="19050" wp14:anchorId="60E017FB" wp14:editId="1004DBC4">
                  <wp:extent cx="2239015" cy="2145289"/>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l="74825"/>
                          <a:stretch>
                            <a:fillRect/>
                          </a:stretch>
                        </pic:blipFill>
                        <pic:spPr>
                          <a:xfrm>
                            <a:off x="0" y="0"/>
                            <a:ext cx="2239015" cy="2145289"/>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325D882B" w14:textId="77777777" w:rsidR="00171BAB" w:rsidRDefault="001F372A">
            <w:pPr>
              <w:spacing w:line="240" w:lineRule="auto"/>
              <w:ind w:firstLine="0"/>
              <w:jc w:val="center"/>
            </w:pPr>
            <w:r>
              <w:rPr>
                <w:noProof/>
              </w:rPr>
              <w:drawing>
                <wp:inline distT="19050" distB="19050" distL="19050" distR="19050" wp14:anchorId="256FB10B" wp14:editId="48E7A75F">
                  <wp:extent cx="2268859" cy="211238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l="74825" t="2286"/>
                          <a:stretch>
                            <a:fillRect/>
                          </a:stretch>
                        </pic:blipFill>
                        <pic:spPr>
                          <a:xfrm>
                            <a:off x="0" y="0"/>
                            <a:ext cx="2268859" cy="2112386"/>
                          </a:xfrm>
                          <a:prstGeom prst="rect">
                            <a:avLst/>
                          </a:prstGeom>
                          <a:ln/>
                        </pic:spPr>
                      </pic:pic>
                    </a:graphicData>
                  </a:graphic>
                </wp:inline>
              </w:drawing>
            </w:r>
          </w:p>
        </w:tc>
      </w:tr>
    </w:tbl>
    <w:p w14:paraId="5DCD168A" w14:textId="77777777" w:rsidR="00171BAB" w:rsidRDefault="001F372A">
      <w:pPr>
        <w:spacing w:before="200"/>
        <w:ind w:firstLine="0"/>
        <w:jc w:val="center"/>
      </w:pPr>
      <w:r>
        <w:t>Рисунок 13 – Спектры левой и правой рук здорового пациента,   построенные с помощью простого и экспоненциального скользящего среднего</w:t>
      </w:r>
      <w:r>
        <w:br w:type="page"/>
      </w:r>
    </w:p>
    <w:p w14:paraId="1FE69735" w14:textId="77777777" w:rsidR="00171BAB" w:rsidRDefault="00171BAB">
      <w:pPr>
        <w:ind w:firstLine="0"/>
        <w:jc w:val="center"/>
      </w:pPr>
    </w:p>
    <w:tbl>
      <w:tblPr>
        <w:tblStyle w:val="ac"/>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1BAB" w14:paraId="1D23702D" w14:textId="77777777">
        <w:trPr>
          <w:jc w:val="center"/>
        </w:trPr>
        <w:tc>
          <w:tcPr>
            <w:tcW w:w="4514" w:type="dxa"/>
            <w:shd w:val="clear" w:color="auto" w:fill="auto"/>
            <w:tcMar>
              <w:top w:w="100" w:type="dxa"/>
              <w:left w:w="100" w:type="dxa"/>
              <w:bottom w:w="100" w:type="dxa"/>
              <w:right w:w="100" w:type="dxa"/>
            </w:tcMar>
          </w:tcPr>
          <w:p w14:paraId="6C439562" w14:textId="77777777" w:rsidR="00171BAB" w:rsidRDefault="001F372A">
            <w:pPr>
              <w:spacing w:line="240" w:lineRule="auto"/>
              <w:ind w:firstLine="0"/>
              <w:jc w:val="center"/>
            </w:pPr>
            <w:r>
              <w:rPr>
                <w:noProof/>
              </w:rPr>
              <w:drawing>
                <wp:inline distT="19050" distB="19050" distL="19050" distR="19050" wp14:anchorId="7A0CC013" wp14:editId="56318D91">
                  <wp:extent cx="2320171" cy="208438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8783" t="16218" r="69899" b="43385"/>
                          <a:stretch>
                            <a:fillRect/>
                          </a:stretch>
                        </pic:blipFill>
                        <pic:spPr>
                          <a:xfrm>
                            <a:off x="0" y="0"/>
                            <a:ext cx="2320171" cy="2084381"/>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7C6B53A" w14:textId="77777777" w:rsidR="00171BAB" w:rsidRDefault="001F372A">
            <w:pPr>
              <w:spacing w:line="240" w:lineRule="auto"/>
              <w:ind w:firstLine="0"/>
              <w:jc w:val="center"/>
            </w:pPr>
            <w:r>
              <w:rPr>
                <w:noProof/>
              </w:rPr>
              <w:drawing>
                <wp:inline distT="19050" distB="19050" distL="19050" distR="19050" wp14:anchorId="4610C679" wp14:editId="0C9ADEC9">
                  <wp:extent cx="2319338" cy="207364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8756" t="56101" r="70003" b="4149"/>
                          <a:stretch>
                            <a:fillRect/>
                          </a:stretch>
                        </pic:blipFill>
                        <pic:spPr>
                          <a:xfrm>
                            <a:off x="0" y="0"/>
                            <a:ext cx="2319338" cy="2073645"/>
                          </a:xfrm>
                          <a:prstGeom prst="rect">
                            <a:avLst/>
                          </a:prstGeom>
                          <a:ln/>
                        </pic:spPr>
                      </pic:pic>
                    </a:graphicData>
                  </a:graphic>
                </wp:inline>
              </w:drawing>
            </w:r>
          </w:p>
        </w:tc>
      </w:tr>
      <w:tr w:rsidR="00171BAB" w14:paraId="22C4CB55" w14:textId="77777777">
        <w:trPr>
          <w:jc w:val="center"/>
        </w:trPr>
        <w:tc>
          <w:tcPr>
            <w:tcW w:w="4514" w:type="dxa"/>
            <w:shd w:val="clear" w:color="auto" w:fill="auto"/>
            <w:tcMar>
              <w:top w:w="100" w:type="dxa"/>
              <w:left w:w="100" w:type="dxa"/>
              <w:bottom w:w="100" w:type="dxa"/>
              <w:right w:w="100" w:type="dxa"/>
            </w:tcMar>
          </w:tcPr>
          <w:p w14:paraId="73933CCB" w14:textId="77777777" w:rsidR="00171BAB" w:rsidRDefault="001F372A">
            <w:pPr>
              <w:spacing w:line="240" w:lineRule="auto"/>
              <w:ind w:firstLine="0"/>
              <w:jc w:val="center"/>
            </w:pPr>
            <w:r>
              <w:rPr>
                <w:noProof/>
              </w:rPr>
              <w:drawing>
                <wp:inline distT="19050" distB="19050" distL="19050" distR="19050" wp14:anchorId="2C617BCB" wp14:editId="32D6EC1F">
                  <wp:extent cx="2256946" cy="2036756"/>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50207" t="16218" r="28651" b="43385"/>
                          <a:stretch>
                            <a:fillRect/>
                          </a:stretch>
                        </pic:blipFill>
                        <pic:spPr>
                          <a:xfrm>
                            <a:off x="0" y="0"/>
                            <a:ext cx="2256946" cy="2036756"/>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72903EC4" w14:textId="77777777" w:rsidR="00171BAB" w:rsidRDefault="001F372A">
            <w:pPr>
              <w:spacing w:line="240" w:lineRule="auto"/>
              <w:ind w:firstLine="0"/>
              <w:jc w:val="center"/>
            </w:pPr>
            <w:r>
              <w:rPr>
                <w:noProof/>
              </w:rPr>
              <w:drawing>
                <wp:inline distT="19050" distB="19050" distL="19050" distR="19050" wp14:anchorId="7A2D1EC6" wp14:editId="30029701">
                  <wp:extent cx="2305050" cy="217002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50798" t="56101" r="29242" b="4097"/>
                          <a:stretch>
                            <a:fillRect/>
                          </a:stretch>
                        </pic:blipFill>
                        <pic:spPr>
                          <a:xfrm>
                            <a:off x="0" y="0"/>
                            <a:ext cx="2305050" cy="2170026"/>
                          </a:xfrm>
                          <a:prstGeom prst="rect">
                            <a:avLst/>
                          </a:prstGeom>
                          <a:ln/>
                        </pic:spPr>
                      </pic:pic>
                    </a:graphicData>
                  </a:graphic>
                </wp:inline>
              </w:drawing>
            </w:r>
          </w:p>
        </w:tc>
      </w:tr>
      <w:tr w:rsidR="00171BAB" w14:paraId="3E805A1C" w14:textId="77777777">
        <w:trPr>
          <w:jc w:val="center"/>
        </w:trPr>
        <w:tc>
          <w:tcPr>
            <w:tcW w:w="4514" w:type="dxa"/>
            <w:shd w:val="clear" w:color="auto" w:fill="auto"/>
            <w:tcMar>
              <w:top w:w="100" w:type="dxa"/>
              <w:left w:w="100" w:type="dxa"/>
              <w:bottom w:w="100" w:type="dxa"/>
              <w:right w:w="100" w:type="dxa"/>
            </w:tcMar>
          </w:tcPr>
          <w:p w14:paraId="72B94588" w14:textId="77777777" w:rsidR="00171BAB" w:rsidRDefault="001F372A">
            <w:pPr>
              <w:spacing w:line="240" w:lineRule="auto"/>
              <w:ind w:firstLine="0"/>
              <w:jc w:val="center"/>
            </w:pPr>
            <w:r>
              <w:rPr>
                <w:noProof/>
              </w:rPr>
              <w:drawing>
                <wp:inline distT="19050" distB="19050" distL="19050" distR="19050" wp14:anchorId="6E67CB9D" wp14:editId="1EFB4677">
                  <wp:extent cx="2285588" cy="1988462"/>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70313" t="16218" r="7509" b="43385"/>
                          <a:stretch>
                            <a:fillRect/>
                          </a:stretch>
                        </pic:blipFill>
                        <pic:spPr>
                          <a:xfrm>
                            <a:off x="0" y="0"/>
                            <a:ext cx="2285588" cy="1988462"/>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48AD6173" w14:textId="77777777" w:rsidR="00171BAB" w:rsidRDefault="001F372A">
            <w:pPr>
              <w:spacing w:line="240" w:lineRule="auto"/>
              <w:ind w:firstLine="0"/>
              <w:jc w:val="center"/>
            </w:pPr>
            <w:r>
              <w:rPr>
                <w:noProof/>
              </w:rPr>
              <w:drawing>
                <wp:inline distT="19050" distB="19050" distL="19050" distR="19050" wp14:anchorId="28CB0398" wp14:editId="0F55B92F">
                  <wp:extent cx="2295525" cy="2012274"/>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l="70609" t="56101" r="7509" b="3750"/>
                          <a:stretch>
                            <a:fillRect/>
                          </a:stretch>
                        </pic:blipFill>
                        <pic:spPr>
                          <a:xfrm>
                            <a:off x="0" y="0"/>
                            <a:ext cx="2295525" cy="2012274"/>
                          </a:xfrm>
                          <a:prstGeom prst="rect">
                            <a:avLst/>
                          </a:prstGeom>
                          <a:ln/>
                        </pic:spPr>
                      </pic:pic>
                    </a:graphicData>
                  </a:graphic>
                </wp:inline>
              </w:drawing>
            </w:r>
          </w:p>
        </w:tc>
      </w:tr>
    </w:tbl>
    <w:p w14:paraId="1D900343" w14:textId="2608E789" w:rsidR="00171BAB" w:rsidRDefault="001F372A" w:rsidP="00565F13">
      <w:pPr>
        <w:spacing w:before="200"/>
        <w:ind w:firstLine="0"/>
        <w:jc w:val="center"/>
      </w:pPr>
      <w:r>
        <w:t>Рисунок 14 – Спектры левой и правой рук нездорового пациента, построенные с помощью простого и экспоненциального скользящего среднего</w:t>
      </w:r>
      <w:bookmarkStart w:id="39" w:name="_cwyrz1s10nbj" w:colFirst="0" w:colLast="0"/>
      <w:bookmarkEnd w:id="39"/>
      <w:r>
        <w:br w:type="page"/>
      </w:r>
    </w:p>
    <w:p w14:paraId="7654ED71" w14:textId="22721178" w:rsidR="0018135D" w:rsidRDefault="0018135D" w:rsidP="0018135D">
      <w:pPr>
        <w:pStyle w:val="1"/>
        <w:rPr>
          <w:lang w:val="ru-RU"/>
        </w:rPr>
      </w:pPr>
      <w:bookmarkStart w:id="40" w:name="_Toc132984033"/>
      <w:r w:rsidRPr="0018135D">
        <w:rPr>
          <w:lang w:val="ru-RU"/>
        </w:rPr>
        <w:lastRenderedPageBreak/>
        <w:t>4</w:t>
      </w:r>
      <w:r>
        <w:rPr>
          <w:lang w:val="ru-RU"/>
        </w:rPr>
        <w:t xml:space="preserve"> Экспериментальное исследование</w:t>
      </w:r>
      <w:bookmarkEnd w:id="40"/>
    </w:p>
    <w:p w14:paraId="0D14E849" w14:textId="761FFB21" w:rsidR="0018135D" w:rsidRDefault="0018135D" w:rsidP="0018135D">
      <w:pPr>
        <w:rPr>
          <w:lang w:val="ru-RU"/>
        </w:rPr>
      </w:pPr>
    </w:p>
    <w:p w14:paraId="43F20D2F" w14:textId="77777777" w:rsidR="0018135D" w:rsidRPr="0018135D" w:rsidRDefault="0018135D" w:rsidP="0018135D">
      <w:pPr>
        <w:rPr>
          <w:lang w:val="ru-RU"/>
        </w:rPr>
      </w:pPr>
    </w:p>
    <w:p w14:paraId="2690588B" w14:textId="77777777" w:rsidR="0018135D" w:rsidRDefault="0018135D">
      <w:pPr>
        <w:rPr>
          <w:lang w:val="ru-RU"/>
        </w:rPr>
      </w:pPr>
      <w:r>
        <w:rPr>
          <w:lang w:val="ru-RU"/>
        </w:rPr>
        <w:br w:type="page"/>
      </w:r>
    </w:p>
    <w:p w14:paraId="38D9DA36" w14:textId="37F0A901" w:rsidR="00171BAB" w:rsidRDefault="0018135D" w:rsidP="0018135D">
      <w:pPr>
        <w:pStyle w:val="1"/>
      </w:pPr>
      <w:bookmarkStart w:id="41" w:name="_Toc132984034"/>
      <w:r>
        <w:rPr>
          <w:lang w:val="ru-RU"/>
        </w:rPr>
        <w:lastRenderedPageBreak/>
        <w:t xml:space="preserve">5 </w:t>
      </w:r>
      <w:r w:rsidR="001F372A">
        <w:t>Составление бизнес-плана по коммерциализации результатов НИР магистранта</w:t>
      </w:r>
      <w:bookmarkEnd w:id="41"/>
    </w:p>
    <w:p w14:paraId="18951E4A" w14:textId="77777777" w:rsidR="00171BAB" w:rsidRDefault="001F372A">
      <w:r>
        <w:t xml:space="preserve">Дипломная работа посвящена программной реализации автоматизации процесса сравнения графиков рук у пациентов. </w:t>
      </w:r>
    </w:p>
    <w:p w14:paraId="2BB7BA1A" w14:textId="77777777" w:rsidR="00171BAB" w:rsidRDefault="001F372A">
      <w:r>
        <w:t>Программный код разработан на языке программирования Python для OC Windows в среде разработке Visual Studio Code. Данные программные компоненты распространяются по открытой лицензии, поэтому не требуют затрат на использование.</w:t>
      </w:r>
    </w:p>
    <w:p w14:paraId="426B3A48" w14:textId="77777777" w:rsidR="00171BAB" w:rsidRDefault="001F372A">
      <w:pPr>
        <w:pStyle w:val="2"/>
      </w:pPr>
      <w:bookmarkStart w:id="42" w:name="_Toc132984035"/>
      <w:r>
        <w:t>4.1 Концепция продукта</w:t>
      </w:r>
      <w:bookmarkEnd w:id="42"/>
    </w:p>
    <w:p w14:paraId="26A7B6E5" w14:textId="77777777" w:rsidR="00171BAB" w:rsidRDefault="001F372A">
      <w:r>
        <w:t>Автоматизация процесса сравнения графиков тремора рук предназначена для сравнения графиков тремора рук пациентов с шаблонным графиком здорового человека.</w:t>
      </w:r>
    </w:p>
    <w:p w14:paraId="0B2047C3" w14:textId="77777777" w:rsidR="00171BAB" w:rsidRDefault="001F372A">
      <w:r>
        <w:t xml:space="preserve">Программная реализация разрабатывается в исследовательских целях, однако может быть использована в области медицины для </w:t>
      </w:r>
      <w:proofErr w:type="gramStart"/>
      <w:r>
        <w:t>того</w:t>
      </w:r>
      <w:proofErr w:type="gramEnd"/>
      <w:r>
        <w:t xml:space="preserve"> чтобы:</w:t>
      </w:r>
    </w:p>
    <w:p w14:paraId="706DABC6" w14:textId="77777777" w:rsidR="00171BAB" w:rsidRDefault="001F372A">
      <w:pPr>
        <w:numPr>
          <w:ilvl w:val="0"/>
          <w:numId w:val="3"/>
        </w:numPr>
        <w:ind w:left="0" w:firstLine="708"/>
      </w:pPr>
      <w:r>
        <w:t>избавить врачей от рутинной работы;</w:t>
      </w:r>
    </w:p>
    <w:p w14:paraId="3A63C404" w14:textId="77777777" w:rsidR="00171BAB" w:rsidRDefault="001F372A">
      <w:pPr>
        <w:numPr>
          <w:ilvl w:val="0"/>
          <w:numId w:val="3"/>
        </w:numPr>
        <w:ind w:left="0" w:firstLine="708"/>
      </w:pPr>
      <w:r>
        <w:t>позволить обнаруживать особенности в движении рук, незаметные для глаз человека;</w:t>
      </w:r>
    </w:p>
    <w:p w14:paraId="20639550" w14:textId="77777777" w:rsidR="00171BAB" w:rsidRDefault="001F372A">
      <w:pPr>
        <w:numPr>
          <w:ilvl w:val="0"/>
          <w:numId w:val="3"/>
        </w:numPr>
        <w:ind w:left="0" w:firstLine="708"/>
      </w:pPr>
      <w:r>
        <w:t>повысить точность диагноза;</w:t>
      </w:r>
    </w:p>
    <w:p w14:paraId="2763D8F5" w14:textId="77777777" w:rsidR="00171BAB" w:rsidRDefault="001F372A">
      <w:pPr>
        <w:numPr>
          <w:ilvl w:val="0"/>
          <w:numId w:val="3"/>
        </w:numPr>
        <w:ind w:left="0" w:firstLine="708"/>
      </w:pPr>
      <w:r>
        <w:t>уменьшить число медицинских ошибок.</w:t>
      </w:r>
    </w:p>
    <w:p w14:paraId="3C870000" w14:textId="77777777" w:rsidR="00171BAB" w:rsidRDefault="00171BAB">
      <w:pPr>
        <w:ind w:firstLine="0"/>
      </w:pPr>
    </w:p>
    <w:p w14:paraId="2217E767" w14:textId="77777777" w:rsidR="00171BAB" w:rsidRDefault="001F372A">
      <w:pPr>
        <w:ind w:firstLine="0"/>
        <w:jc w:val="center"/>
        <w:rPr>
          <w:b/>
        </w:rPr>
      </w:pPr>
      <w:r>
        <w:br w:type="page"/>
      </w:r>
    </w:p>
    <w:p w14:paraId="0A15275F" w14:textId="77777777" w:rsidR="00171BAB" w:rsidRDefault="001F372A">
      <w:pPr>
        <w:pStyle w:val="1"/>
        <w:jc w:val="center"/>
      </w:pPr>
      <w:bookmarkStart w:id="43" w:name="_Toc132984036"/>
      <w:r>
        <w:lastRenderedPageBreak/>
        <w:t>ЗАКЛЮЧЕНИЕ</w:t>
      </w:r>
      <w:bookmarkEnd w:id="43"/>
    </w:p>
    <w:p w14:paraId="68942FE4" w14:textId="77777777" w:rsidR="00171BAB" w:rsidRDefault="00171BAB">
      <w:pPr>
        <w:ind w:firstLine="0"/>
        <w:jc w:val="center"/>
        <w:rPr>
          <w:b/>
        </w:rPr>
      </w:pPr>
    </w:p>
    <w:p w14:paraId="17FE2981" w14:textId="77777777" w:rsidR="00171BAB" w:rsidRDefault="001F372A">
      <w:pPr>
        <w:ind w:firstLine="0"/>
        <w:jc w:val="center"/>
        <w:rPr>
          <w:b/>
        </w:rPr>
      </w:pPr>
      <w:r>
        <w:br w:type="page"/>
      </w:r>
    </w:p>
    <w:p w14:paraId="0C8AEE04" w14:textId="77777777" w:rsidR="00171BAB" w:rsidRDefault="001F372A">
      <w:pPr>
        <w:pStyle w:val="1"/>
        <w:jc w:val="center"/>
      </w:pPr>
      <w:bookmarkStart w:id="44" w:name="_Toc132984037"/>
      <w:r>
        <w:lastRenderedPageBreak/>
        <w:t>СПИСОК ИСПОЛЬЗОВАННЫХ ИСТОЧНИКОВ</w:t>
      </w:r>
      <w:bookmarkEnd w:id="44"/>
    </w:p>
    <w:p w14:paraId="48D9D31D" w14:textId="77777777" w:rsidR="00171BAB" w:rsidRDefault="001F372A">
      <w:pPr>
        <w:numPr>
          <w:ilvl w:val="0"/>
          <w:numId w:val="2"/>
        </w:numPr>
        <w:ind w:left="0" w:firstLine="708"/>
      </w:pPr>
      <w:r>
        <w:t xml:space="preserve">Тремор: классификация, клиническая характеристика. </w:t>
      </w:r>
      <w:proofErr w:type="spellStart"/>
      <w:r>
        <w:t>Т.Г.Говорова</w:t>
      </w:r>
      <w:proofErr w:type="spellEnd"/>
      <w:r>
        <w:t xml:space="preserve">, </w:t>
      </w:r>
      <w:proofErr w:type="spellStart"/>
      <w:r>
        <w:t>А.А.Таппахов</w:t>
      </w:r>
      <w:proofErr w:type="spellEnd"/>
      <w:r>
        <w:t xml:space="preserve">, </w:t>
      </w:r>
      <w:proofErr w:type="spellStart"/>
      <w:r>
        <w:t>Т.Е.Попова</w:t>
      </w:r>
      <w:proofErr w:type="spellEnd"/>
      <w:r>
        <w:t xml:space="preserve">, </w:t>
      </w:r>
      <w:proofErr w:type="spellStart"/>
      <w:r>
        <w:t>У.Д.Антипина</w:t>
      </w:r>
      <w:proofErr w:type="spellEnd"/>
      <w:r>
        <w:t xml:space="preserve"> [Интернет-ресурс] </w:t>
      </w:r>
      <w:proofErr w:type="gramStart"/>
      <w:r>
        <w:t>URL:https://cyberleninka.ru/article/n/tremor-klassifikatsiya-klinicheskaya-harakteristika/viewer</w:t>
      </w:r>
      <w:proofErr w:type="gramEnd"/>
      <w:r>
        <w:t xml:space="preserve"> (дата обращения 30.03.2023 г)</w:t>
      </w:r>
    </w:p>
    <w:p w14:paraId="6784DA32" w14:textId="77777777" w:rsidR="00171BAB" w:rsidRDefault="001F372A">
      <w:pPr>
        <w:numPr>
          <w:ilvl w:val="0"/>
          <w:numId w:val="2"/>
        </w:numPr>
      </w:pPr>
      <w:proofErr w:type="spellStart"/>
      <w:r>
        <w:t>Треморография</w:t>
      </w:r>
      <w:proofErr w:type="spellEnd"/>
      <w:r>
        <w:t xml:space="preserve"> в клинической практике. </w:t>
      </w:r>
      <w:proofErr w:type="spellStart"/>
      <w:r>
        <w:t>Т.Г.Говорова</w:t>
      </w:r>
      <w:proofErr w:type="spellEnd"/>
      <w:r>
        <w:t xml:space="preserve">, </w:t>
      </w:r>
      <w:proofErr w:type="spellStart"/>
      <w:r>
        <w:t>Т.Е.Попова</w:t>
      </w:r>
      <w:proofErr w:type="spellEnd"/>
      <w:r>
        <w:t xml:space="preserve">, </w:t>
      </w:r>
      <w:proofErr w:type="spellStart"/>
      <w:r>
        <w:t>А.А.Таппахов</w:t>
      </w:r>
      <w:proofErr w:type="spellEnd"/>
      <w:r>
        <w:t xml:space="preserve"> [Интернет-ресурс] URL: https://cyberleninka.ru/article/n/tremorografiya-v-klinicheskoy-praktike/viewer (дата обращения 30.03.2023г)</w:t>
      </w:r>
    </w:p>
    <w:p w14:paraId="6EB3A81F" w14:textId="77777777" w:rsidR="00171BAB" w:rsidRDefault="001F372A">
      <w:pPr>
        <w:numPr>
          <w:ilvl w:val="0"/>
          <w:numId w:val="2"/>
        </w:numPr>
        <w:ind w:left="0" w:firstLine="705"/>
      </w:pPr>
      <w:r>
        <w:t xml:space="preserve">Тензометрическая </w:t>
      </w:r>
      <w:proofErr w:type="spellStart"/>
      <w:r>
        <w:t>треморография</w:t>
      </w:r>
      <w:proofErr w:type="spellEnd"/>
      <w:r>
        <w:t xml:space="preserve"> в прецизионных системах медицинской диагностики, </w:t>
      </w:r>
      <w:proofErr w:type="spellStart"/>
      <w:r>
        <w:t>Zoya</w:t>
      </w:r>
      <w:proofErr w:type="spellEnd"/>
      <w:r>
        <w:t xml:space="preserve"> </w:t>
      </w:r>
      <w:proofErr w:type="spellStart"/>
      <w:r>
        <w:t>Aleksanyan</w:t>
      </w:r>
      <w:proofErr w:type="spellEnd"/>
      <w:r>
        <w:t xml:space="preserve"> (Institute </w:t>
      </w:r>
      <w:proofErr w:type="spellStart"/>
      <w:r>
        <w:t>of</w:t>
      </w:r>
      <w:proofErr w:type="spellEnd"/>
      <w:r>
        <w:t xml:space="preserve"> </w:t>
      </w:r>
      <w:proofErr w:type="spellStart"/>
      <w:r>
        <w:t>the</w:t>
      </w:r>
      <w:proofErr w:type="spellEnd"/>
      <w:r>
        <w:t xml:space="preserve"> Human </w:t>
      </w:r>
      <w:proofErr w:type="spellStart"/>
      <w:r>
        <w:t>Brain</w:t>
      </w:r>
      <w:proofErr w:type="spellEnd"/>
      <w:r>
        <w:t xml:space="preserve">, Russian Academy </w:t>
      </w:r>
      <w:proofErr w:type="spellStart"/>
      <w:r>
        <w:t>of</w:t>
      </w:r>
      <w:proofErr w:type="spellEnd"/>
      <w:r>
        <w:t xml:space="preserve"> Sciences, Saint-</w:t>
      </w:r>
      <w:proofErr w:type="spellStart"/>
      <w:r>
        <w:t>Petersburg</w:t>
      </w:r>
      <w:proofErr w:type="spellEnd"/>
      <w:r>
        <w:t xml:space="preserve">, </w:t>
      </w:r>
      <w:proofErr w:type="spellStart"/>
      <w:r>
        <w:t>Russiа</w:t>
      </w:r>
      <w:proofErr w:type="spellEnd"/>
      <w:r>
        <w:t xml:space="preserve">), </w:t>
      </w:r>
      <w:proofErr w:type="spellStart"/>
      <w:r>
        <w:t>Olga</w:t>
      </w:r>
      <w:proofErr w:type="spellEnd"/>
      <w:r>
        <w:t xml:space="preserve"> </w:t>
      </w:r>
      <w:proofErr w:type="spellStart"/>
      <w:r>
        <w:t>Bureneva</w:t>
      </w:r>
      <w:proofErr w:type="spellEnd"/>
      <w:r>
        <w:t xml:space="preserve">, </w:t>
      </w:r>
      <w:proofErr w:type="spellStart"/>
      <w:r>
        <w:t>Nikolay</w:t>
      </w:r>
      <w:proofErr w:type="spellEnd"/>
      <w:r>
        <w:t xml:space="preserve"> </w:t>
      </w:r>
      <w:proofErr w:type="spellStart"/>
      <w:r>
        <w:t>Safyannikov</w:t>
      </w:r>
      <w:proofErr w:type="spellEnd"/>
      <w:r>
        <w:t>: Saint-</w:t>
      </w:r>
      <w:proofErr w:type="spellStart"/>
      <w:r>
        <w:t>Petersburg</w:t>
      </w:r>
      <w:proofErr w:type="spellEnd"/>
      <w:r>
        <w:t xml:space="preserve"> State </w:t>
      </w:r>
      <w:proofErr w:type="spellStart"/>
      <w:r>
        <w:t>Electrotechnical</w:t>
      </w:r>
      <w:proofErr w:type="spellEnd"/>
      <w:r>
        <w:t xml:space="preserve"> University “LETI” (дата обращения 01.04.2023 г)</w:t>
      </w:r>
    </w:p>
    <w:p w14:paraId="7D45A60B" w14:textId="0C5507EE" w:rsidR="00171BAB" w:rsidRDefault="001F372A">
      <w:pPr>
        <w:numPr>
          <w:ilvl w:val="0"/>
          <w:numId w:val="2"/>
        </w:numPr>
        <w:ind w:left="0" w:firstLine="705"/>
      </w:pPr>
      <w:r>
        <w:t xml:space="preserve">Частотно-спектральная характеристика физиологического тремора. </w:t>
      </w:r>
      <w:proofErr w:type="spellStart"/>
      <w:r>
        <w:t>Е.А.Александрова</w:t>
      </w:r>
      <w:proofErr w:type="spellEnd"/>
      <w:r>
        <w:t xml:space="preserve">, </w:t>
      </w:r>
      <w:proofErr w:type="spellStart"/>
      <w:r>
        <w:t>А.В.Густов</w:t>
      </w:r>
      <w:proofErr w:type="spellEnd"/>
      <w:r>
        <w:t xml:space="preserve">, </w:t>
      </w:r>
      <w:proofErr w:type="spellStart"/>
      <w:r>
        <w:t>И.В.Бородачева</w:t>
      </w:r>
      <w:proofErr w:type="spellEnd"/>
      <w:r>
        <w:t xml:space="preserve">, </w:t>
      </w:r>
      <w:proofErr w:type="spellStart"/>
      <w:r>
        <w:t>Е.М.Тиманин</w:t>
      </w:r>
      <w:proofErr w:type="spellEnd"/>
      <w:r>
        <w:t xml:space="preserve">, </w:t>
      </w:r>
      <w:proofErr w:type="spellStart"/>
      <w:r>
        <w:t>Е.В.Еремин</w:t>
      </w:r>
      <w:proofErr w:type="spellEnd"/>
      <w:r>
        <w:t xml:space="preserve">, </w:t>
      </w:r>
      <w:proofErr w:type="spellStart"/>
      <w:r>
        <w:t>К.М.Беляков</w:t>
      </w:r>
      <w:proofErr w:type="spellEnd"/>
      <w:r>
        <w:t xml:space="preserve">, </w:t>
      </w:r>
      <w:proofErr w:type="spellStart"/>
      <w:r>
        <w:t>М.Н.Ерохина</w:t>
      </w:r>
      <w:proofErr w:type="spellEnd"/>
      <w:r>
        <w:t xml:space="preserve"> [Интернет-ресурс] URL: https://cyberleninka.ru/article/n/chastotno-spektralnaya-harakteristika-fiziologicheskogo-tremora/viewer (дата обращения 01.04.2023г)</w:t>
      </w:r>
    </w:p>
    <w:p w14:paraId="351DEB56" w14:textId="0AEDBA23" w:rsidR="00B40583" w:rsidRDefault="00B40583">
      <w:pPr>
        <w:numPr>
          <w:ilvl w:val="0"/>
          <w:numId w:val="2"/>
        </w:numPr>
        <w:ind w:left="0" w:firstLine="705"/>
      </w:pPr>
      <w:r w:rsidRPr="00B40583">
        <w:t xml:space="preserve">Тензометрический </w:t>
      </w:r>
      <w:proofErr w:type="spellStart"/>
      <w:r w:rsidRPr="00B40583">
        <w:t>треморограф</w:t>
      </w:r>
      <w:proofErr w:type="spellEnd"/>
      <w:r w:rsidRPr="00B40583">
        <w:t xml:space="preserve"> </w:t>
      </w:r>
      <w:r>
        <w:t xml:space="preserve">[Интернет-ресурс] URL: </w:t>
      </w:r>
      <w:r w:rsidRPr="00B40583">
        <w:rPr>
          <w:lang w:val="ru-RU"/>
        </w:rPr>
        <w:t>https://etu.ru/ru/nauchnaya-i-innovacionnaya-deyatelnost/tehnopark/nauchno-tehnic</w:t>
      </w:r>
      <w:r w:rsidRPr="00B40583">
        <w:rPr>
          <w:lang w:val="ru-RU"/>
        </w:rPr>
        <w:t>h</w:t>
      </w:r>
      <w:r w:rsidRPr="00B40583">
        <w:rPr>
          <w:lang w:val="ru-RU"/>
        </w:rPr>
        <w:t>eskaya-produkciya-tehnoparka/tenzometricheskij-tremorograf</w:t>
      </w:r>
      <w:r>
        <w:rPr>
          <w:lang w:val="ru-RU"/>
        </w:rPr>
        <w:t xml:space="preserve"> </w:t>
      </w:r>
      <w:r>
        <w:t>(дата обращения 01.04.2023г)</w:t>
      </w:r>
    </w:p>
    <w:p w14:paraId="73FFECB4" w14:textId="77777777" w:rsidR="00171BAB" w:rsidRDefault="001F372A">
      <w:pPr>
        <w:numPr>
          <w:ilvl w:val="0"/>
          <w:numId w:val="2"/>
        </w:numPr>
        <w:ind w:left="0" w:firstLine="705"/>
      </w:pPr>
      <w:r>
        <w:t xml:space="preserve">ЭНЕРГЕТИЧЕСКИЕ И ФРАКТАЛЬНЫЕ ХАРАКТЕРИСТИКИ ФИЗИОЛОГИЧЕСКОГО И ПАТОЛОГИЧЕСКОГО ТРЕМОРА РУКИ ЧЕЛОВЕКА © 2010 г. Учреждение Российской академии наук Институт физиологии им. И.П. Павлова РАН, Санкт-Петербург: O. E. Дик, С. П. </w:t>
      </w:r>
      <w:r>
        <w:lastRenderedPageBreak/>
        <w:t xml:space="preserve">Романов, Санкт-Петербургский государственный университет: А. Д. </w:t>
      </w:r>
      <w:proofErr w:type="spellStart"/>
      <w:r>
        <w:t>Ноздрачев</w:t>
      </w:r>
      <w:proofErr w:type="spellEnd"/>
      <w:r>
        <w:t>, редакция от 14.04.2009 г. (дата обращения 06.04.2023 г)</w:t>
      </w:r>
    </w:p>
    <w:p w14:paraId="3C28A735" w14:textId="77777777" w:rsidR="00171BAB" w:rsidRDefault="001F372A">
      <w:pPr>
        <w:numPr>
          <w:ilvl w:val="0"/>
          <w:numId w:val="2"/>
        </w:numPr>
        <w:ind w:left="0" w:firstLine="708"/>
      </w:pPr>
      <w:r>
        <w:t xml:space="preserve">Некоторые задачи вычислительной математики [Интернет-ресурс] URL: </w:t>
      </w:r>
      <w:proofErr w:type="gramStart"/>
      <w:r>
        <w:t>http://pitf.ftf.nstu.ru/files/zaikin/2018/Lec1.pdf  (</w:t>
      </w:r>
      <w:proofErr w:type="gramEnd"/>
      <w:r>
        <w:t xml:space="preserve">дата обращения 01.05.2022г.) </w:t>
      </w:r>
    </w:p>
    <w:p w14:paraId="7EA372CB" w14:textId="77777777" w:rsidR="00171BAB" w:rsidRDefault="001F372A">
      <w:pPr>
        <w:numPr>
          <w:ilvl w:val="0"/>
          <w:numId w:val="2"/>
        </w:numPr>
        <w:shd w:val="clear" w:color="auto" w:fill="FFFFFF"/>
        <w:ind w:left="0" w:firstLine="708"/>
      </w:pPr>
      <w:r>
        <w:t xml:space="preserve">Интерполяция и аппроксимация [Интернет-ресурс] URL: </w:t>
      </w:r>
      <w:hyperlink r:id="rId23">
        <w:r>
          <w:t>https://fadeevlecturer.github.io/python_lectures/notebooks/scipy/interpolation_approx.html</w:t>
        </w:r>
      </w:hyperlink>
      <w:r>
        <w:t xml:space="preserve"> (дата обращения 06.04.2023 г)</w:t>
      </w:r>
    </w:p>
    <w:p w14:paraId="5F77CE14" w14:textId="77777777" w:rsidR="00171BAB" w:rsidRDefault="001F372A">
      <w:pPr>
        <w:numPr>
          <w:ilvl w:val="0"/>
          <w:numId w:val="2"/>
        </w:numPr>
        <w:ind w:left="0" w:firstLine="708"/>
      </w:pPr>
      <w:r>
        <w:t xml:space="preserve">ПРАКТИКУМ ПО ПСИХОФИЗИОЛОГИИ ПРОФЕССИОНАЛЬНОЙ ДЕЯТЕЛЬНОСТИ Учебно-методическое пособие для вузов Выпуск 1, Стадниченко Л. И., </w:t>
      </w:r>
      <w:proofErr w:type="spellStart"/>
      <w:r>
        <w:t>Валынкина</w:t>
      </w:r>
      <w:proofErr w:type="spellEnd"/>
      <w:r>
        <w:t xml:space="preserve"> И.Г. [Интернет-ресурс] URL: https://www.fsight.ru/blog/metody- </w:t>
      </w:r>
      <w:proofErr w:type="spellStart"/>
      <w:r>
        <w:t>analiza-vremennyh-rjadov-sglazhivanie</w:t>
      </w:r>
      <w:proofErr w:type="spellEnd"/>
      <w:r>
        <w:t>/]. (дата обращения 15.04.2022г.)</w:t>
      </w:r>
    </w:p>
    <w:p w14:paraId="1229CAAE" w14:textId="77777777" w:rsidR="00171BAB" w:rsidRDefault="001F372A">
      <w:pPr>
        <w:numPr>
          <w:ilvl w:val="0"/>
          <w:numId w:val="2"/>
        </w:numPr>
        <w:ind w:left="0" w:firstLine="708"/>
      </w:pPr>
      <w:r>
        <w:t xml:space="preserve">Полное руководство по анализу и прогнозированию временных рядов [Интернет-ресурс] URL: https://www.machinelearningmastery.ru/the-complete-guide-to-time-series-analysis-and-forecasting-70d476bfe775/] (дата обращения 01.05.2022г.) </w:t>
      </w:r>
    </w:p>
    <w:p w14:paraId="685140E3" w14:textId="77777777" w:rsidR="00171BAB" w:rsidRDefault="001F372A">
      <w:pPr>
        <w:numPr>
          <w:ilvl w:val="0"/>
          <w:numId w:val="2"/>
        </w:numPr>
        <w:ind w:left="0" w:firstLine="708"/>
      </w:pPr>
      <w:r>
        <w:t xml:space="preserve">Как рассчитать скользящие средние в Python? [Интернет-ресурс] URL: https://www.geeksforgeeks.org/how-to-calculate- </w:t>
      </w:r>
      <w:proofErr w:type="spellStart"/>
      <w:r>
        <w:t>moving-averages-in-python</w:t>
      </w:r>
      <w:proofErr w:type="spellEnd"/>
      <w:r>
        <w:t xml:space="preserve">/ (дата обращения 15.05.2022г.) </w:t>
      </w:r>
    </w:p>
    <w:p w14:paraId="10332FD7" w14:textId="77777777" w:rsidR="00171BAB" w:rsidRDefault="001F372A">
      <w:pPr>
        <w:numPr>
          <w:ilvl w:val="0"/>
          <w:numId w:val="2"/>
        </w:numPr>
        <w:ind w:left="0" w:firstLine="708"/>
      </w:pPr>
      <w:r>
        <w:t xml:space="preserve">Методы статистики [Интернет-ресурс] URL: https://medstatistic.ru/methods/methods8.html (дата обращения 10.04.2022г.) </w:t>
      </w:r>
    </w:p>
    <w:p w14:paraId="16BF09C0" w14:textId="77777777" w:rsidR="00171BAB" w:rsidRDefault="001F372A">
      <w:pPr>
        <w:numPr>
          <w:ilvl w:val="0"/>
          <w:numId w:val="2"/>
        </w:numPr>
        <w:ind w:left="0" w:firstLine="708"/>
      </w:pPr>
      <w:r>
        <w:t xml:space="preserve">Расчет </w:t>
      </w:r>
      <w:proofErr w:type="spellStart"/>
      <w:r>
        <w:t>коэфициента</w:t>
      </w:r>
      <w:proofErr w:type="spellEnd"/>
      <w:r>
        <w:t xml:space="preserve"> корреляции Пирсона [Интернет-ресурс] URL: https://rukovodstvo.net/posts/id_651/ (дата обращения 10.04.2022г.) </w:t>
      </w:r>
    </w:p>
    <w:p w14:paraId="39E5B888" w14:textId="77777777" w:rsidR="00171BAB" w:rsidRDefault="001F372A">
      <w:pPr>
        <w:numPr>
          <w:ilvl w:val="0"/>
          <w:numId w:val="2"/>
        </w:numPr>
        <w:ind w:left="0" w:firstLine="708"/>
      </w:pPr>
      <w:r>
        <w:t xml:space="preserve">Ковариационный анализ [Интернет-ресурс] URL: https://studme.org/410577/agropromyshlennost/kovariatsionnyy_analiz (дата обращения 10.04.2022г.) </w:t>
      </w:r>
    </w:p>
    <w:p w14:paraId="3CE51292" w14:textId="77777777" w:rsidR="00171BAB" w:rsidRDefault="001F372A">
      <w:pPr>
        <w:numPr>
          <w:ilvl w:val="0"/>
          <w:numId w:val="2"/>
        </w:numPr>
        <w:shd w:val="clear" w:color="auto" w:fill="FFFFFF"/>
      </w:pPr>
      <w:r>
        <w:lastRenderedPageBreak/>
        <w:t xml:space="preserve">Выбираем язык программирования: что нужно знать о Python [Интернет-ресурс] URL: https://skillbox.ru/media/code/vybiraem_yazyk_ </w:t>
      </w:r>
      <w:proofErr w:type="spellStart"/>
      <w:r>
        <w:t>programmirovaniya_chto_nuzhno_znat_o_python</w:t>
      </w:r>
      <w:proofErr w:type="spellEnd"/>
      <w:r>
        <w:t xml:space="preserve">/ (дата обращения 10.04.2022г.) </w:t>
      </w:r>
    </w:p>
    <w:p w14:paraId="3B064AB9" w14:textId="77777777" w:rsidR="00171BAB" w:rsidRDefault="001F372A">
      <w:pPr>
        <w:numPr>
          <w:ilvl w:val="0"/>
          <w:numId w:val="2"/>
        </w:numPr>
        <w:shd w:val="clear" w:color="auto" w:fill="FFFFFF"/>
        <w:spacing w:after="120"/>
      </w:pPr>
      <w:r>
        <w:t xml:space="preserve">Выбираем самый удобный редактор кода Python [Интернет-ресурс] URL: </w:t>
      </w:r>
      <w:proofErr w:type="gramStart"/>
      <w:r>
        <w:t>https://habr.com/ru/companies/skillfactory  /</w:t>
      </w:r>
      <w:proofErr w:type="spellStart"/>
      <w:proofErr w:type="gramEnd"/>
      <w:r>
        <w:t>articles</w:t>
      </w:r>
      <w:proofErr w:type="spellEnd"/>
      <w:r>
        <w:t xml:space="preserve">/521838/ (дата обращения 10.04.2022г.) </w:t>
      </w:r>
    </w:p>
    <w:p w14:paraId="7B6D7352" w14:textId="77777777" w:rsidR="00171BAB" w:rsidRDefault="00171BAB">
      <w:pPr>
        <w:shd w:val="clear" w:color="auto" w:fill="FFFFFF"/>
        <w:spacing w:after="120"/>
        <w:ind w:left="720" w:firstLine="0"/>
      </w:pPr>
    </w:p>
    <w:p w14:paraId="30EE0202" w14:textId="77777777" w:rsidR="00171BAB" w:rsidRDefault="00171BAB">
      <w:pPr>
        <w:shd w:val="clear" w:color="auto" w:fill="FFFFFF"/>
        <w:spacing w:after="120"/>
        <w:ind w:left="720" w:firstLine="0"/>
      </w:pPr>
    </w:p>
    <w:p w14:paraId="35CFCBE3" w14:textId="77777777" w:rsidR="00171BAB" w:rsidRDefault="001F372A">
      <w:pPr>
        <w:numPr>
          <w:ilvl w:val="0"/>
          <w:numId w:val="2"/>
        </w:numPr>
        <w:ind w:left="0" w:firstLine="705"/>
      </w:pPr>
      <w:r>
        <w:t>ОСОБЕННОСТЬ АКТИВНОСТИ НЕРВНОЙ СИСТЕМЫ ПРИ УПРАВЛЕНИИ ДВИЖЕНИЕМ С. П. Романов, доктор биол. наук, старший научный сотрудник Институт физиологии им. И. П. Павлова РАН, г. Санкт-Петербург, З. А. Алексанян, канд. мед. наук, старший научный сотрудник Институт мозга человека им. Н. П. Бехтеревой РАН, г. Санкт-Петербург, редакция: №5 2012г. (дата обращения 06.04.2023 г)</w:t>
      </w:r>
    </w:p>
    <w:p w14:paraId="7FCD900A" w14:textId="77777777" w:rsidR="00171BAB" w:rsidRDefault="001F372A">
      <w:pPr>
        <w:numPr>
          <w:ilvl w:val="0"/>
          <w:numId w:val="2"/>
        </w:numPr>
        <w:shd w:val="clear" w:color="auto" w:fill="FFFFFF"/>
        <w:spacing w:after="120"/>
      </w:pPr>
      <w:r>
        <w:t>Интерполяция данных: соединяем точки так, чтобы было красиво [Интернет-ресурс] URL: https://habr.com/ru/articles/264191/</w:t>
      </w:r>
      <w:r>
        <w:rPr>
          <w:b/>
        </w:rPr>
        <w:t xml:space="preserve"> </w:t>
      </w:r>
      <w:r>
        <w:t>(дата обращения 06.04.2023 г)</w:t>
      </w:r>
    </w:p>
    <w:p w14:paraId="0C1BC1E7" w14:textId="77777777" w:rsidR="00171BAB" w:rsidRDefault="00171BAB">
      <w:pPr>
        <w:ind w:firstLine="0"/>
        <w:jc w:val="center"/>
        <w:rPr>
          <w:b/>
        </w:rPr>
      </w:pPr>
    </w:p>
    <w:p w14:paraId="1FEA6E8C" w14:textId="77777777" w:rsidR="00171BAB" w:rsidRDefault="00171BAB">
      <w:pPr>
        <w:shd w:val="clear" w:color="auto" w:fill="FFFFFF"/>
        <w:spacing w:after="300" w:line="411" w:lineRule="auto"/>
        <w:ind w:firstLine="0"/>
        <w:rPr>
          <w:rFonts w:ascii="Arial" w:eastAsia="Arial" w:hAnsi="Arial" w:cs="Arial"/>
          <w:b/>
          <w:i/>
          <w:color w:val="444444"/>
          <w:sz w:val="21"/>
          <w:szCs w:val="21"/>
          <w:highlight w:val="white"/>
        </w:rPr>
      </w:pPr>
    </w:p>
    <w:p w14:paraId="7F9FAA1A" w14:textId="77777777" w:rsidR="00171BAB" w:rsidRDefault="001F372A">
      <w:pPr>
        <w:rPr>
          <w:rFonts w:ascii="Arial" w:eastAsia="Arial" w:hAnsi="Arial" w:cs="Arial"/>
          <w:color w:val="111111"/>
          <w:sz w:val="27"/>
          <w:szCs w:val="27"/>
          <w:highlight w:val="white"/>
        </w:rPr>
      </w:pPr>
      <w:r>
        <w:rPr>
          <w:rFonts w:ascii="Arial" w:eastAsia="Arial" w:hAnsi="Arial" w:cs="Arial"/>
          <w:color w:val="111111"/>
          <w:sz w:val="27"/>
          <w:szCs w:val="27"/>
          <w:highlight w:val="white"/>
        </w:rPr>
        <w:t>https://devpractice.ru/matplotlib-lesson-4-1-viz-linear-chart/</w:t>
      </w:r>
    </w:p>
    <w:p w14:paraId="2B4D9EF5" w14:textId="77777777" w:rsidR="00171BAB" w:rsidRDefault="001F372A">
      <w:pPr>
        <w:ind w:firstLine="0"/>
        <w:jc w:val="center"/>
        <w:rPr>
          <w:b/>
        </w:rPr>
      </w:pPr>
      <w:r>
        <w:br w:type="page"/>
      </w:r>
    </w:p>
    <w:p w14:paraId="5BD7EC0D" w14:textId="77777777" w:rsidR="00171BAB" w:rsidRDefault="00171BAB">
      <w:pPr>
        <w:ind w:firstLine="0"/>
        <w:jc w:val="center"/>
        <w:rPr>
          <w:b/>
        </w:rPr>
      </w:pPr>
    </w:p>
    <w:p w14:paraId="0587A0C4" w14:textId="77777777" w:rsidR="00171BAB" w:rsidRDefault="001F372A">
      <w:pPr>
        <w:pStyle w:val="1"/>
        <w:jc w:val="center"/>
      </w:pPr>
      <w:bookmarkStart w:id="45" w:name="_Toc132984038"/>
      <w:r>
        <w:t>ПРИЛОЖЕНИЕ А</w:t>
      </w:r>
      <w:bookmarkEnd w:id="45"/>
    </w:p>
    <w:sectPr w:rsidR="00171BAB">
      <w:footerReference w:type="default" r:id="rId24"/>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лина Боевец" w:date="2023-04-20T13:22:00Z" w:initials="АБ">
    <w:p w14:paraId="115C8F1C" w14:textId="2CF7FC3D" w:rsidR="00AF44BD" w:rsidRDefault="00AF44BD">
      <w:pPr>
        <w:pStyle w:val="af"/>
      </w:pPr>
      <w:r>
        <w:rPr>
          <w:rStyle w:val="ae"/>
        </w:rPr>
        <w:annotationRef/>
      </w:r>
      <w:r w:rsidRPr="004944B2">
        <w:rPr>
          <w:highlight w:val="yellow"/>
        </w:rPr>
        <w:t>алгоритм</w:t>
      </w:r>
      <w:r w:rsidRPr="004944B2">
        <w:rPr>
          <w:highlight w:val="yellow"/>
          <w:lang w:val="ru-RU"/>
        </w:rPr>
        <w:t>ы</w:t>
      </w:r>
      <w:r w:rsidRPr="004944B2">
        <w:rPr>
          <w:highlight w:val="yellow"/>
        </w:rPr>
        <w:t xml:space="preserve"> сглаживания графиков, оценки точности и </w:t>
      </w:r>
      <w:r w:rsidRPr="004944B2">
        <w:rPr>
          <w:highlight w:val="yellow"/>
          <w:lang w:val="ru-RU"/>
        </w:rPr>
        <w:t>методы</w:t>
      </w:r>
      <w:r w:rsidRPr="004944B2">
        <w:rPr>
          <w:highlight w:val="yellow"/>
        </w:rPr>
        <w:t xml:space="preserve"> сравнения графиков</w:t>
      </w:r>
      <w:r>
        <w:rPr>
          <w:highlight w:val="yellow"/>
          <w:lang w:val="ru-RU"/>
        </w:rPr>
        <w:br/>
      </w:r>
      <w:r w:rsidRPr="004944B2">
        <w:rPr>
          <w:highlight w:val="yellow"/>
          <w:lang w:val="ru-RU"/>
        </w:rPr>
        <w:t xml:space="preserve">или </w:t>
      </w:r>
      <w:r>
        <w:rPr>
          <w:highlight w:val="yellow"/>
          <w:lang w:val="ru-RU"/>
        </w:rPr>
        <w:br/>
      </w:r>
      <w:r w:rsidRPr="004944B2">
        <w:rPr>
          <w:highlight w:val="yellow"/>
          <w:lang w:val="ru-RU"/>
        </w:rPr>
        <w:t>методы сравнения спектральных графиков тремора рук</w:t>
      </w:r>
      <w:r>
        <w:rPr>
          <w:lang w:val="ru-RU"/>
        </w:rPr>
        <w:t>?</w:t>
      </w:r>
    </w:p>
  </w:comment>
  <w:comment w:id="5" w:author="Алина Боевец" w:date="2023-04-20T13:30:00Z" w:initials="АБ">
    <w:p w14:paraId="4E840B61" w14:textId="122AEE17" w:rsidR="008763B2" w:rsidRPr="008763B2" w:rsidRDefault="008763B2" w:rsidP="008763B2">
      <w:pPr>
        <w:pStyle w:val="af"/>
        <w:rPr>
          <w:lang w:val="ru-RU"/>
        </w:rPr>
      </w:pPr>
      <w:r>
        <w:rPr>
          <w:rStyle w:val="ae"/>
        </w:rPr>
        <w:annotationRef/>
      </w:r>
      <w:r w:rsidRPr="004944B2">
        <w:rPr>
          <w:highlight w:val="yellow"/>
        </w:rPr>
        <w:t>алгоритм</w:t>
      </w:r>
      <w:r w:rsidRPr="004944B2">
        <w:rPr>
          <w:highlight w:val="yellow"/>
          <w:lang w:val="ru-RU"/>
        </w:rPr>
        <w:t>ы</w:t>
      </w:r>
      <w:r w:rsidRPr="004944B2">
        <w:rPr>
          <w:highlight w:val="yellow"/>
        </w:rPr>
        <w:t xml:space="preserve"> сглаживания графиков, оценки точности и </w:t>
      </w:r>
      <w:r w:rsidRPr="004944B2">
        <w:rPr>
          <w:highlight w:val="yellow"/>
          <w:lang w:val="ru-RU"/>
        </w:rPr>
        <w:t>методы</w:t>
      </w:r>
      <w:r w:rsidRPr="004944B2">
        <w:rPr>
          <w:highlight w:val="yellow"/>
        </w:rPr>
        <w:t xml:space="preserve"> сравнения графиков</w:t>
      </w:r>
      <w:r w:rsidRPr="004944B2">
        <w:rPr>
          <w:highlight w:val="yellow"/>
          <w:lang w:val="ru-RU"/>
        </w:rPr>
        <w:t xml:space="preserve"> </w:t>
      </w:r>
      <w:r>
        <w:rPr>
          <w:highlight w:val="yellow"/>
          <w:lang w:val="ru-RU"/>
        </w:rPr>
        <w:br/>
      </w:r>
      <w:r w:rsidRPr="004944B2">
        <w:rPr>
          <w:highlight w:val="yellow"/>
          <w:lang w:val="ru-RU"/>
        </w:rPr>
        <w:t xml:space="preserve">или </w:t>
      </w:r>
      <w:r>
        <w:rPr>
          <w:highlight w:val="yellow"/>
          <w:lang w:val="ru-RU"/>
        </w:rPr>
        <w:br/>
      </w:r>
      <w:r w:rsidRPr="004944B2">
        <w:rPr>
          <w:highlight w:val="yellow"/>
          <w:lang w:val="ru-RU"/>
        </w:rPr>
        <w:t>методы сравнения спектральных графиков тремора рук</w:t>
      </w:r>
      <w:r>
        <w:rPr>
          <w:lang w:val="ru-RU"/>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5C8F1C" w15:done="0"/>
  <w15:commentEx w15:paraId="4E840B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BBAF9" w16cex:dateUtc="2023-04-20T10:22:00Z"/>
  <w16cex:commentExtensible w16cex:durableId="27EBBD02" w16cex:dateUtc="2023-04-20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5C8F1C" w16cid:durableId="27EBBAF9"/>
  <w16cid:commentId w16cid:paraId="4E840B61" w16cid:durableId="27EBBD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B035A" w14:textId="77777777" w:rsidR="00BC040D" w:rsidRDefault="00BC040D">
      <w:pPr>
        <w:spacing w:line="240" w:lineRule="auto"/>
      </w:pPr>
      <w:r>
        <w:separator/>
      </w:r>
    </w:p>
  </w:endnote>
  <w:endnote w:type="continuationSeparator" w:id="0">
    <w:p w14:paraId="34B40C4F" w14:textId="77777777" w:rsidR="00BC040D" w:rsidRDefault="00BC04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EF8B5" w14:textId="77777777" w:rsidR="00171BAB" w:rsidRDefault="001F372A">
    <w:pPr>
      <w:jc w:val="center"/>
    </w:pPr>
    <w:r>
      <w:fldChar w:fldCharType="begin"/>
    </w:r>
    <w:r>
      <w:instrText>PAGE</w:instrText>
    </w:r>
    <w:r>
      <w:fldChar w:fldCharType="separate"/>
    </w:r>
    <w:r w:rsidR="0002169E">
      <w:rPr>
        <w:noProof/>
      </w:rPr>
      <w:t>2</w:t>
    </w:r>
    <w:r>
      <w:fldChar w:fldCharType="end"/>
    </w:r>
  </w:p>
  <w:p w14:paraId="1998181D" w14:textId="77777777" w:rsidR="00171BAB" w:rsidRDefault="00171B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E506E" w14:textId="77777777" w:rsidR="00BC040D" w:rsidRDefault="00BC040D">
      <w:pPr>
        <w:spacing w:line="240" w:lineRule="auto"/>
      </w:pPr>
      <w:r>
        <w:separator/>
      </w:r>
    </w:p>
  </w:footnote>
  <w:footnote w:type="continuationSeparator" w:id="0">
    <w:p w14:paraId="67170C6A" w14:textId="77777777" w:rsidR="00BC040D" w:rsidRDefault="00BC04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57DB"/>
    <w:multiLevelType w:val="multilevel"/>
    <w:tmpl w:val="496C2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971EBE"/>
    <w:multiLevelType w:val="multilevel"/>
    <w:tmpl w:val="25024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8F2FCD"/>
    <w:multiLevelType w:val="hybridMultilevel"/>
    <w:tmpl w:val="16926620"/>
    <w:lvl w:ilvl="0" w:tplc="8044135C">
      <w:start w:val="4"/>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2FE567F"/>
    <w:multiLevelType w:val="hybridMultilevel"/>
    <w:tmpl w:val="B5CE5532"/>
    <w:lvl w:ilvl="0" w:tplc="256041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AD15436"/>
    <w:multiLevelType w:val="multilevel"/>
    <w:tmpl w:val="9A28993A"/>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5" w15:restartNumberingAfterBreak="0">
    <w:nsid w:val="33CE2BD9"/>
    <w:multiLevelType w:val="multilevel"/>
    <w:tmpl w:val="41CA55BA"/>
    <w:lvl w:ilvl="0">
      <w:start w:val="1"/>
      <w:numFmt w:val="decimal"/>
      <w:lvlText w:val="%1."/>
      <w:lvlJc w:val="left"/>
      <w:pPr>
        <w:ind w:left="1068" w:hanging="360"/>
      </w:pPr>
      <w:rPr>
        <w:rFonts w:hint="default"/>
      </w:rPr>
    </w:lvl>
    <w:lvl w:ilvl="1">
      <w:start w:val="2"/>
      <w:numFmt w:val="decimal"/>
      <w:isLgl/>
      <w:lvlText w:val="%1.%2"/>
      <w:lvlJc w:val="left"/>
      <w:pPr>
        <w:ind w:left="1338" w:hanging="63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6" w15:restartNumberingAfterBreak="0">
    <w:nsid w:val="3731084D"/>
    <w:multiLevelType w:val="multilevel"/>
    <w:tmpl w:val="4F5E5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AF82615"/>
    <w:multiLevelType w:val="multilevel"/>
    <w:tmpl w:val="9A28993A"/>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5BBF0AFC"/>
    <w:multiLevelType w:val="multilevel"/>
    <w:tmpl w:val="421C9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1942310"/>
    <w:multiLevelType w:val="multilevel"/>
    <w:tmpl w:val="A4A6E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6FE6094"/>
    <w:multiLevelType w:val="multilevel"/>
    <w:tmpl w:val="A2763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C46F45"/>
    <w:multiLevelType w:val="hybridMultilevel"/>
    <w:tmpl w:val="CD887202"/>
    <w:lvl w:ilvl="0" w:tplc="CA2475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78DD1902"/>
    <w:multiLevelType w:val="multilevel"/>
    <w:tmpl w:val="41608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A944617"/>
    <w:multiLevelType w:val="multilevel"/>
    <w:tmpl w:val="6AF22E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8"/>
  </w:num>
  <w:num w:numId="3">
    <w:abstractNumId w:val="6"/>
  </w:num>
  <w:num w:numId="4">
    <w:abstractNumId w:val="13"/>
  </w:num>
  <w:num w:numId="5">
    <w:abstractNumId w:val="0"/>
  </w:num>
  <w:num w:numId="6">
    <w:abstractNumId w:val="9"/>
  </w:num>
  <w:num w:numId="7">
    <w:abstractNumId w:val="1"/>
  </w:num>
  <w:num w:numId="8">
    <w:abstractNumId w:val="12"/>
  </w:num>
  <w:num w:numId="9">
    <w:abstractNumId w:val="5"/>
  </w:num>
  <w:num w:numId="10">
    <w:abstractNumId w:val="11"/>
  </w:num>
  <w:num w:numId="11">
    <w:abstractNumId w:val="7"/>
  </w:num>
  <w:num w:numId="12">
    <w:abstractNumId w:val="3"/>
  </w:num>
  <w:num w:numId="13">
    <w:abstractNumId w:val="2"/>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лина Боевец">
    <w15:presenceInfo w15:providerId="Windows Live" w15:userId="aeb86ec7f7829c0e"/>
  </w15:person>
  <w15:person w15:author="Юлия Шичкина">
    <w15:presenceInfo w15:providerId="Windows Live" w15:userId="b9c8eb2307fa53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BAB"/>
    <w:rsid w:val="0002169E"/>
    <w:rsid w:val="00110C0D"/>
    <w:rsid w:val="00171BAB"/>
    <w:rsid w:val="0018135D"/>
    <w:rsid w:val="001F372A"/>
    <w:rsid w:val="00210BBE"/>
    <w:rsid w:val="00275D8C"/>
    <w:rsid w:val="002D454D"/>
    <w:rsid w:val="002D7EB8"/>
    <w:rsid w:val="002F4262"/>
    <w:rsid w:val="00333569"/>
    <w:rsid w:val="003668AB"/>
    <w:rsid w:val="00385FC8"/>
    <w:rsid w:val="003E0826"/>
    <w:rsid w:val="00405AD3"/>
    <w:rsid w:val="0047205E"/>
    <w:rsid w:val="004944B2"/>
    <w:rsid w:val="005618F6"/>
    <w:rsid w:val="00565F13"/>
    <w:rsid w:val="006B2C92"/>
    <w:rsid w:val="0072094C"/>
    <w:rsid w:val="008763B2"/>
    <w:rsid w:val="008C5C76"/>
    <w:rsid w:val="008F7386"/>
    <w:rsid w:val="00956B8D"/>
    <w:rsid w:val="00A01EF3"/>
    <w:rsid w:val="00A85044"/>
    <w:rsid w:val="00AF44BD"/>
    <w:rsid w:val="00B40583"/>
    <w:rsid w:val="00B47118"/>
    <w:rsid w:val="00B53148"/>
    <w:rsid w:val="00BC040D"/>
    <w:rsid w:val="00BD1CDA"/>
    <w:rsid w:val="00CA0F61"/>
    <w:rsid w:val="00D034A2"/>
    <w:rsid w:val="00E82FD0"/>
    <w:rsid w:val="00EA4DE4"/>
    <w:rsid w:val="00EF054D"/>
    <w:rsid w:val="00F170FD"/>
    <w:rsid w:val="00F44110"/>
    <w:rsid w:val="00FD0EC4"/>
    <w:rsid w:val="00FD7D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8D87"/>
  <w15:docId w15:val="{91C3731B-A932-4D87-8984-489E671CD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line="360" w:lineRule="auto"/>
        <w:ind w:firstLine="70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0583"/>
  </w:style>
  <w:style w:type="paragraph" w:styleId="1">
    <w:name w:val="heading 1"/>
    <w:basedOn w:val="a"/>
    <w:next w:val="a"/>
    <w:uiPriority w:val="9"/>
    <w:qFormat/>
    <w:pPr>
      <w:keepNext/>
      <w:keepLines/>
      <w:outlineLvl w:val="0"/>
    </w:pPr>
  </w:style>
  <w:style w:type="paragraph" w:styleId="2">
    <w:name w:val="heading 2"/>
    <w:basedOn w:val="a"/>
    <w:next w:val="a"/>
    <w:uiPriority w:val="9"/>
    <w:unhideWhenUsed/>
    <w:qFormat/>
    <w:pPr>
      <w:keepNext/>
      <w:keepLines/>
      <w:outlineLvl w:val="1"/>
    </w:pPr>
  </w:style>
  <w:style w:type="paragraph" w:styleId="3">
    <w:name w:val="heading 3"/>
    <w:basedOn w:val="a"/>
    <w:next w:val="a"/>
    <w:uiPriority w:val="9"/>
    <w:unhideWhenUsed/>
    <w:qFormat/>
    <w:pPr>
      <w:keepNext/>
      <w:keepLines/>
      <w:spacing w:before="200"/>
      <w:jc w:val="left"/>
      <w:outlineLvl w:val="2"/>
    </w:pPr>
  </w:style>
  <w:style w:type="paragraph" w:styleId="4">
    <w:name w:val="heading 4"/>
    <w:basedOn w:val="a"/>
    <w:next w:val="a"/>
    <w:uiPriority w:val="9"/>
    <w:unhideWhenUsed/>
    <w:qFormat/>
    <w:pPr>
      <w:keepNext/>
      <w:keepLines/>
      <w:spacing w:before="200"/>
      <w:outlineLvl w:val="3"/>
    </w:pPr>
  </w:style>
  <w:style w:type="paragraph" w:styleId="5">
    <w:name w:val="heading 5"/>
    <w:basedOn w:val="a"/>
    <w:next w:val="a"/>
    <w:uiPriority w:val="9"/>
    <w:semiHidden/>
    <w:unhideWhenUsed/>
    <w:qFormat/>
    <w:pPr>
      <w:keepNext/>
      <w:keepLines/>
      <w:spacing w:before="200"/>
      <w:outlineLvl w:val="4"/>
    </w:p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ad">
    <w:name w:val="Revision"/>
    <w:hidden/>
    <w:uiPriority w:val="99"/>
    <w:semiHidden/>
    <w:rsid w:val="0002169E"/>
    <w:pPr>
      <w:spacing w:line="240" w:lineRule="auto"/>
      <w:ind w:firstLine="0"/>
      <w:jc w:val="left"/>
    </w:pPr>
  </w:style>
  <w:style w:type="character" w:styleId="ae">
    <w:name w:val="annotation reference"/>
    <w:basedOn w:val="a0"/>
    <w:uiPriority w:val="99"/>
    <w:semiHidden/>
    <w:unhideWhenUsed/>
    <w:rsid w:val="0002169E"/>
    <w:rPr>
      <w:sz w:val="16"/>
      <w:szCs w:val="16"/>
    </w:rPr>
  </w:style>
  <w:style w:type="paragraph" w:styleId="af">
    <w:name w:val="annotation text"/>
    <w:basedOn w:val="a"/>
    <w:link w:val="af0"/>
    <w:uiPriority w:val="99"/>
    <w:unhideWhenUsed/>
    <w:rsid w:val="0002169E"/>
    <w:pPr>
      <w:spacing w:line="240" w:lineRule="auto"/>
    </w:pPr>
    <w:rPr>
      <w:sz w:val="20"/>
      <w:szCs w:val="20"/>
    </w:rPr>
  </w:style>
  <w:style w:type="character" w:customStyle="1" w:styleId="af0">
    <w:name w:val="Текст примечания Знак"/>
    <w:basedOn w:val="a0"/>
    <w:link w:val="af"/>
    <w:uiPriority w:val="99"/>
    <w:rsid w:val="0002169E"/>
    <w:rPr>
      <w:sz w:val="20"/>
      <w:szCs w:val="20"/>
    </w:rPr>
  </w:style>
  <w:style w:type="paragraph" w:styleId="af1">
    <w:name w:val="annotation subject"/>
    <w:basedOn w:val="af"/>
    <w:next w:val="af"/>
    <w:link w:val="af2"/>
    <w:uiPriority w:val="99"/>
    <w:semiHidden/>
    <w:unhideWhenUsed/>
    <w:rsid w:val="0002169E"/>
    <w:rPr>
      <w:b/>
      <w:bCs/>
    </w:rPr>
  </w:style>
  <w:style w:type="character" w:customStyle="1" w:styleId="af2">
    <w:name w:val="Тема примечания Знак"/>
    <w:basedOn w:val="af0"/>
    <w:link w:val="af1"/>
    <w:uiPriority w:val="99"/>
    <w:semiHidden/>
    <w:rsid w:val="0002169E"/>
    <w:rPr>
      <w:b/>
      <w:bCs/>
      <w:sz w:val="20"/>
      <w:szCs w:val="20"/>
    </w:rPr>
  </w:style>
  <w:style w:type="paragraph" w:styleId="af3">
    <w:name w:val="List Paragraph"/>
    <w:basedOn w:val="a"/>
    <w:uiPriority w:val="34"/>
    <w:qFormat/>
    <w:rsid w:val="00A85044"/>
    <w:pPr>
      <w:ind w:left="720"/>
      <w:contextualSpacing/>
    </w:pPr>
  </w:style>
  <w:style w:type="paragraph" w:styleId="af4">
    <w:name w:val="header"/>
    <w:basedOn w:val="a"/>
    <w:link w:val="af5"/>
    <w:uiPriority w:val="99"/>
    <w:unhideWhenUsed/>
    <w:rsid w:val="00A85044"/>
    <w:pPr>
      <w:tabs>
        <w:tab w:val="center" w:pos="4677"/>
        <w:tab w:val="right" w:pos="9355"/>
      </w:tabs>
      <w:spacing w:line="240" w:lineRule="auto"/>
    </w:pPr>
  </w:style>
  <w:style w:type="character" w:customStyle="1" w:styleId="af5">
    <w:name w:val="Верхний колонтитул Знак"/>
    <w:basedOn w:val="a0"/>
    <w:link w:val="af4"/>
    <w:uiPriority w:val="99"/>
    <w:rsid w:val="00A85044"/>
  </w:style>
  <w:style w:type="paragraph" w:styleId="af6">
    <w:name w:val="footer"/>
    <w:basedOn w:val="a"/>
    <w:link w:val="af7"/>
    <w:uiPriority w:val="99"/>
    <w:unhideWhenUsed/>
    <w:rsid w:val="00A85044"/>
    <w:pPr>
      <w:tabs>
        <w:tab w:val="center" w:pos="4677"/>
        <w:tab w:val="right" w:pos="9355"/>
      </w:tabs>
      <w:spacing w:line="240" w:lineRule="auto"/>
    </w:pPr>
  </w:style>
  <w:style w:type="character" w:customStyle="1" w:styleId="af7">
    <w:name w:val="Нижний колонтитул Знак"/>
    <w:basedOn w:val="a0"/>
    <w:link w:val="af6"/>
    <w:uiPriority w:val="99"/>
    <w:rsid w:val="00A85044"/>
  </w:style>
  <w:style w:type="paragraph" w:styleId="af8">
    <w:name w:val="Normal (Web)"/>
    <w:basedOn w:val="a"/>
    <w:uiPriority w:val="99"/>
    <w:semiHidden/>
    <w:unhideWhenUsed/>
    <w:rsid w:val="004944B2"/>
    <w:pPr>
      <w:spacing w:before="100" w:beforeAutospacing="1" w:after="100" w:afterAutospacing="1" w:line="240" w:lineRule="auto"/>
      <w:ind w:firstLine="0"/>
      <w:jc w:val="left"/>
    </w:pPr>
    <w:rPr>
      <w:sz w:val="24"/>
      <w:szCs w:val="24"/>
      <w:lang w:val="ru-RU"/>
    </w:rPr>
  </w:style>
  <w:style w:type="paragraph" w:styleId="af9">
    <w:name w:val="TOC Heading"/>
    <w:basedOn w:val="1"/>
    <w:next w:val="a"/>
    <w:uiPriority w:val="39"/>
    <w:unhideWhenUsed/>
    <w:qFormat/>
    <w:rsid w:val="008F7386"/>
    <w:pPr>
      <w:spacing w:before="240" w:line="259" w:lineRule="auto"/>
      <w:ind w:firstLine="0"/>
      <w:jc w:val="left"/>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8F7386"/>
    <w:pPr>
      <w:tabs>
        <w:tab w:val="right" w:leader="dot" w:pos="9019"/>
      </w:tabs>
      <w:spacing w:after="100"/>
    </w:pPr>
  </w:style>
  <w:style w:type="paragraph" w:styleId="20">
    <w:name w:val="toc 2"/>
    <w:basedOn w:val="a"/>
    <w:next w:val="a"/>
    <w:autoRedefine/>
    <w:uiPriority w:val="39"/>
    <w:unhideWhenUsed/>
    <w:rsid w:val="008F7386"/>
    <w:pPr>
      <w:spacing w:after="100"/>
      <w:ind w:left="280"/>
    </w:pPr>
  </w:style>
  <w:style w:type="paragraph" w:styleId="30">
    <w:name w:val="toc 3"/>
    <w:basedOn w:val="a"/>
    <w:next w:val="a"/>
    <w:autoRedefine/>
    <w:uiPriority w:val="39"/>
    <w:unhideWhenUsed/>
    <w:rsid w:val="008F7386"/>
    <w:pPr>
      <w:spacing w:after="100"/>
      <w:ind w:left="560"/>
    </w:pPr>
  </w:style>
  <w:style w:type="character" w:styleId="afa">
    <w:name w:val="Hyperlink"/>
    <w:basedOn w:val="a0"/>
    <w:uiPriority w:val="99"/>
    <w:unhideWhenUsed/>
    <w:rsid w:val="008F7386"/>
    <w:rPr>
      <w:color w:val="0000FF" w:themeColor="hyperlink"/>
      <w:u w:val="single"/>
    </w:rPr>
  </w:style>
  <w:style w:type="character" w:styleId="afb">
    <w:name w:val="Unresolved Mention"/>
    <w:basedOn w:val="a0"/>
    <w:uiPriority w:val="99"/>
    <w:semiHidden/>
    <w:unhideWhenUsed/>
    <w:rsid w:val="00B40583"/>
    <w:rPr>
      <w:color w:val="605E5C"/>
      <w:shd w:val="clear" w:color="auto" w:fill="E1DFDD"/>
    </w:rPr>
  </w:style>
  <w:style w:type="character" w:styleId="afc">
    <w:name w:val="FollowedHyperlink"/>
    <w:basedOn w:val="a0"/>
    <w:uiPriority w:val="99"/>
    <w:semiHidden/>
    <w:unhideWhenUsed/>
    <w:rsid w:val="00B405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358495">
      <w:bodyDiv w:val="1"/>
      <w:marLeft w:val="0"/>
      <w:marRight w:val="0"/>
      <w:marTop w:val="0"/>
      <w:marBottom w:val="0"/>
      <w:divBdr>
        <w:top w:val="none" w:sz="0" w:space="0" w:color="auto"/>
        <w:left w:val="none" w:sz="0" w:space="0" w:color="auto"/>
        <w:bottom w:val="none" w:sz="0" w:space="0" w:color="auto"/>
        <w:right w:val="none" w:sz="0" w:space="0" w:color="auto"/>
      </w:divBdr>
    </w:div>
    <w:div w:id="949581562">
      <w:bodyDiv w:val="1"/>
      <w:marLeft w:val="0"/>
      <w:marRight w:val="0"/>
      <w:marTop w:val="0"/>
      <w:marBottom w:val="0"/>
      <w:divBdr>
        <w:top w:val="none" w:sz="0" w:space="0" w:color="auto"/>
        <w:left w:val="none" w:sz="0" w:space="0" w:color="auto"/>
        <w:bottom w:val="none" w:sz="0" w:space="0" w:color="auto"/>
        <w:right w:val="none" w:sz="0" w:space="0" w:color="auto"/>
      </w:divBdr>
    </w:div>
    <w:div w:id="1385252462">
      <w:bodyDiv w:val="1"/>
      <w:marLeft w:val="0"/>
      <w:marRight w:val="0"/>
      <w:marTop w:val="0"/>
      <w:marBottom w:val="0"/>
      <w:divBdr>
        <w:top w:val="none" w:sz="0" w:space="0" w:color="auto"/>
        <w:left w:val="none" w:sz="0" w:space="0" w:color="auto"/>
        <w:bottom w:val="none" w:sz="0" w:space="0" w:color="auto"/>
        <w:right w:val="none" w:sz="0" w:space="0" w:color="auto"/>
      </w:divBdr>
    </w:div>
    <w:div w:id="1620988747">
      <w:bodyDiv w:val="1"/>
      <w:marLeft w:val="0"/>
      <w:marRight w:val="0"/>
      <w:marTop w:val="0"/>
      <w:marBottom w:val="0"/>
      <w:divBdr>
        <w:top w:val="none" w:sz="0" w:space="0" w:color="auto"/>
        <w:left w:val="none" w:sz="0" w:space="0" w:color="auto"/>
        <w:bottom w:val="none" w:sz="0" w:space="0" w:color="auto"/>
        <w:right w:val="none" w:sz="0" w:space="0" w:color="auto"/>
      </w:divBdr>
    </w:div>
    <w:div w:id="1657563838">
      <w:bodyDiv w:val="1"/>
      <w:marLeft w:val="0"/>
      <w:marRight w:val="0"/>
      <w:marTop w:val="0"/>
      <w:marBottom w:val="0"/>
      <w:divBdr>
        <w:top w:val="none" w:sz="0" w:space="0" w:color="auto"/>
        <w:left w:val="none" w:sz="0" w:space="0" w:color="auto"/>
        <w:bottom w:val="none" w:sz="0" w:space="0" w:color="auto"/>
        <w:right w:val="none" w:sz="0" w:space="0" w:color="auto"/>
      </w:divBdr>
    </w:div>
    <w:div w:id="1696880131">
      <w:bodyDiv w:val="1"/>
      <w:marLeft w:val="0"/>
      <w:marRight w:val="0"/>
      <w:marTop w:val="0"/>
      <w:marBottom w:val="0"/>
      <w:divBdr>
        <w:top w:val="none" w:sz="0" w:space="0" w:color="auto"/>
        <w:left w:val="none" w:sz="0" w:space="0" w:color="auto"/>
        <w:bottom w:val="none" w:sz="0" w:space="0" w:color="auto"/>
        <w:right w:val="none" w:sz="0" w:space="0" w:color="auto"/>
      </w:divBdr>
    </w:div>
    <w:div w:id="1819422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fadeevlecturer.github.io/python_lectures/notebooks/scipy/interpolation_approx.html" TargetMode="Externa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53D31-A6D8-4CC9-BFB4-2EAD44A28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7560</Words>
  <Characters>43095</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Алина Боевец</dc:creator>
  <cp:lastModifiedBy>Алина Боевец</cp:lastModifiedBy>
  <cp:revision>2</cp:revision>
  <dcterms:created xsi:type="dcterms:W3CDTF">2023-04-21T12:41:00Z</dcterms:created>
  <dcterms:modified xsi:type="dcterms:W3CDTF">2023-04-21T12:41:00Z</dcterms:modified>
</cp:coreProperties>
</file>